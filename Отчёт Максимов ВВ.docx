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DB206" w14:textId="77777777" w:rsidR="002D1817" w:rsidRPr="007162B6" w:rsidRDefault="002D1817" w:rsidP="002D1817">
      <w:pPr>
        <w:jc w:val="center"/>
        <w:rPr>
          <w:sz w:val="24"/>
          <w:szCs w:val="24"/>
        </w:rPr>
      </w:pPr>
      <w:bookmarkStart w:id="0" w:name="_Hlk136511826"/>
      <w:r w:rsidRPr="007162B6">
        <w:rPr>
          <w:noProof/>
          <w:sz w:val="24"/>
          <w:szCs w:val="24"/>
        </w:rPr>
        <w:drawing>
          <wp:inline distT="0" distB="0" distL="0" distR="0" wp14:anchorId="4D62924E" wp14:editId="5993A69B">
            <wp:extent cx="583720" cy="58372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83720" cy="583720"/>
                    </a:xfrm>
                    <a:prstGeom prst="rect">
                      <a:avLst/>
                    </a:prstGeom>
                    <a:ln/>
                  </pic:spPr>
                </pic:pic>
              </a:graphicData>
            </a:graphic>
          </wp:inline>
        </w:drawing>
      </w:r>
    </w:p>
    <w:p w14:paraId="3E936E37" w14:textId="77777777" w:rsidR="002D1817" w:rsidRPr="007162B6" w:rsidRDefault="002D1817" w:rsidP="002D1817">
      <w:pPr>
        <w:jc w:val="center"/>
        <w:rPr>
          <w:sz w:val="24"/>
          <w:szCs w:val="24"/>
        </w:rPr>
      </w:pPr>
      <w:r w:rsidRPr="007162B6">
        <w:rPr>
          <w:sz w:val="24"/>
          <w:szCs w:val="24"/>
        </w:rPr>
        <w:t>МИНИСТЕРСТВО НАУКИ И ВЫСШЕГО ОБРАЗОВАНИЯ РОССИЙСКОЙ ФЕДЕРАЦИИ</w:t>
      </w:r>
    </w:p>
    <w:p w14:paraId="38F80C3F" w14:textId="77777777" w:rsidR="002D1817" w:rsidRPr="007162B6" w:rsidRDefault="002D1817" w:rsidP="002D1817">
      <w:pPr>
        <w:ind w:right="-6"/>
        <w:jc w:val="center"/>
        <w:rPr>
          <w:b/>
          <w:sz w:val="24"/>
          <w:szCs w:val="24"/>
        </w:rPr>
      </w:pPr>
      <w:r w:rsidRPr="007162B6">
        <w:rPr>
          <w:b/>
          <w:sz w:val="24"/>
          <w:szCs w:val="24"/>
        </w:rPr>
        <w:t>ФЕДЕРАЛЬНОЕ ГОСУДАРСТВЕННОЕ БЮДЖЕТНОЕ</w:t>
      </w:r>
    </w:p>
    <w:p w14:paraId="1EFAA5AE" w14:textId="77777777" w:rsidR="002D1817" w:rsidRPr="007162B6" w:rsidRDefault="002D1817" w:rsidP="002D1817">
      <w:pPr>
        <w:ind w:right="-6"/>
        <w:jc w:val="center"/>
        <w:rPr>
          <w:b/>
          <w:sz w:val="24"/>
          <w:szCs w:val="24"/>
        </w:rPr>
      </w:pPr>
      <w:r w:rsidRPr="007162B6">
        <w:rPr>
          <w:b/>
          <w:sz w:val="24"/>
          <w:szCs w:val="24"/>
        </w:rPr>
        <w:t>ОБРАЗОВАТЕЛЬНОЕ УЧРЕЖДЕНИЕ ВЫСШЕГО ОБРАЗОВАНИЯ</w:t>
      </w:r>
      <w:r w:rsidRPr="007162B6">
        <w:rPr>
          <w:b/>
          <w:sz w:val="24"/>
          <w:szCs w:val="24"/>
        </w:rPr>
        <w:br/>
        <w:t>«ДОНСКОЙ ГОСУДАРСТВЕННЫЙ ТЕХНИЧЕСКИЙ УНИВЕРСИТЕТ»</w:t>
      </w:r>
    </w:p>
    <w:p w14:paraId="10B2C10E" w14:textId="77777777" w:rsidR="002D1817" w:rsidRPr="007162B6" w:rsidRDefault="002D1817" w:rsidP="002D1817">
      <w:pPr>
        <w:jc w:val="center"/>
        <w:rPr>
          <w:sz w:val="24"/>
          <w:szCs w:val="24"/>
        </w:rPr>
      </w:pPr>
      <w:r w:rsidRPr="007162B6">
        <w:rPr>
          <w:b/>
          <w:sz w:val="24"/>
          <w:szCs w:val="24"/>
        </w:rPr>
        <w:t>(ДГТУ)</w:t>
      </w:r>
    </w:p>
    <w:p w14:paraId="0B7F7B63" w14:textId="35898FDB" w:rsidR="002D1817" w:rsidRPr="007162B6" w:rsidRDefault="007F21CC" w:rsidP="00693353">
      <w:pPr>
        <w:ind w:right="-1"/>
        <w:jc w:val="center"/>
        <w:rPr>
          <w:sz w:val="24"/>
          <w:szCs w:val="24"/>
        </w:rPr>
      </w:pPr>
      <w:r w:rsidRPr="007162B6">
        <w:rPr>
          <w:sz w:val="24"/>
          <w:szCs w:val="24"/>
        </w:rPr>
        <w:t xml:space="preserve"> </w:t>
      </w:r>
    </w:p>
    <w:p w14:paraId="227017CF" w14:textId="14B83533" w:rsidR="007F21CC" w:rsidRDefault="007F21CC" w:rsidP="002E364B">
      <w:pPr>
        <w:spacing w:after="120" w:line="247" w:lineRule="auto"/>
        <w:ind w:right="0" w:firstLine="0"/>
        <w:rPr>
          <w:sz w:val="24"/>
          <w:szCs w:val="24"/>
        </w:rPr>
      </w:pPr>
      <w:r w:rsidRPr="007162B6">
        <w:rPr>
          <w:sz w:val="24"/>
          <w:szCs w:val="24"/>
        </w:rPr>
        <w:t>Подразделение, ответственное за реализацию</w:t>
      </w:r>
      <w:r w:rsidR="00693353">
        <w:rPr>
          <w:sz w:val="24"/>
          <w:szCs w:val="24"/>
        </w:rPr>
        <w:t xml:space="preserve"> дополнительной профессиональной</w:t>
      </w:r>
      <w:r w:rsidR="00693353" w:rsidRPr="00693353">
        <w:t xml:space="preserve"> </w:t>
      </w:r>
      <w:r w:rsidR="00693353" w:rsidRPr="007162B6">
        <w:rPr>
          <w:sz w:val="24"/>
          <w:szCs w:val="24"/>
        </w:rPr>
        <w:t xml:space="preserve">программы </w:t>
      </w:r>
      <w:r w:rsidR="00693353" w:rsidRPr="00693353">
        <w:rPr>
          <w:sz w:val="24"/>
          <w:szCs w:val="24"/>
        </w:rPr>
        <w:t xml:space="preserve">профессиональной переподготовки </w:t>
      </w:r>
      <w:r w:rsidR="00693353" w:rsidRPr="007162B6">
        <w:rPr>
          <w:sz w:val="24"/>
          <w:szCs w:val="24"/>
        </w:rPr>
        <w:t>«</w:t>
      </w:r>
      <w:r w:rsidR="00693353" w:rsidRPr="00693353">
        <w:rPr>
          <w:sz w:val="24"/>
          <w:szCs w:val="24"/>
        </w:rPr>
        <w:t>Искусственный интелл</w:t>
      </w:r>
      <w:r w:rsidR="00693353">
        <w:rPr>
          <w:sz w:val="24"/>
          <w:szCs w:val="24"/>
        </w:rPr>
        <w:t xml:space="preserve">ект и машинное обучение» (далее-ДПП ПП) - </w:t>
      </w:r>
      <w:r w:rsidRPr="007162B6">
        <w:rPr>
          <w:sz w:val="24"/>
          <w:szCs w:val="24"/>
        </w:rPr>
        <w:t>Центр «Цифровая культура»</w:t>
      </w:r>
      <w:r w:rsidR="00693353">
        <w:rPr>
          <w:sz w:val="24"/>
          <w:szCs w:val="24"/>
        </w:rPr>
        <w:t xml:space="preserve"> </w:t>
      </w:r>
    </w:p>
    <w:p w14:paraId="31D2A47F" w14:textId="358AF984" w:rsidR="00693353" w:rsidRPr="007162B6" w:rsidRDefault="00693353" w:rsidP="00693353">
      <w:pPr>
        <w:ind w:right="-1" w:firstLine="0"/>
        <w:rPr>
          <w:sz w:val="24"/>
          <w:szCs w:val="24"/>
          <w:u w:val="single"/>
        </w:rPr>
      </w:pPr>
      <w:r>
        <w:rPr>
          <w:sz w:val="24"/>
          <w:szCs w:val="24"/>
        </w:rPr>
        <w:t xml:space="preserve">Руководитель </w:t>
      </w:r>
      <w:r w:rsidRPr="00693353">
        <w:rPr>
          <w:sz w:val="24"/>
          <w:szCs w:val="24"/>
        </w:rPr>
        <w:t xml:space="preserve">ДПП ПП </w:t>
      </w:r>
      <w:r>
        <w:rPr>
          <w:sz w:val="24"/>
          <w:szCs w:val="24"/>
        </w:rPr>
        <w:t>– к.т.н., доцент, зав.</w:t>
      </w:r>
      <w:r w:rsidR="001D36E1">
        <w:rPr>
          <w:sz w:val="24"/>
          <w:szCs w:val="24"/>
        </w:rPr>
        <w:t xml:space="preserve"> </w:t>
      </w:r>
      <w:r>
        <w:rPr>
          <w:sz w:val="24"/>
          <w:szCs w:val="24"/>
        </w:rPr>
        <w:t>каф. «</w:t>
      </w:r>
      <w:r w:rsidR="009819D1">
        <w:rPr>
          <w:sz w:val="24"/>
          <w:szCs w:val="24"/>
        </w:rPr>
        <w:t>Программное</w:t>
      </w:r>
      <w:r>
        <w:rPr>
          <w:sz w:val="24"/>
          <w:szCs w:val="24"/>
        </w:rPr>
        <w:t xml:space="preserve"> обеспечение вычислительной техники и автоматизированных систем» В.В. Долгов </w:t>
      </w:r>
    </w:p>
    <w:p w14:paraId="34AD3E83" w14:textId="77777777" w:rsidR="002D1817" w:rsidRPr="007162B6" w:rsidRDefault="002D1817" w:rsidP="002D1817">
      <w:pPr>
        <w:rPr>
          <w:sz w:val="24"/>
          <w:szCs w:val="24"/>
        </w:rPr>
      </w:pPr>
    </w:p>
    <w:p w14:paraId="7543EE3F" w14:textId="77777777" w:rsidR="002D1817" w:rsidRPr="007162B6" w:rsidRDefault="002D1817" w:rsidP="002D1817">
      <w:pPr>
        <w:rPr>
          <w:sz w:val="24"/>
          <w:szCs w:val="24"/>
        </w:rPr>
      </w:pPr>
    </w:p>
    <w:p w14:paraId="4A17CBBD" w14:textId="77777777" w:rsidR="002D1817" w:rsidRPr="007162B6" w:rsidRDefault="002D1817" w:rsidP="002D1817">
      <w:pPr>
        <w:rPr>
          <w:sz w:val="24"/>
          <w:szCs w:val="24"/>
        </w:rPr>
      </w:pPr>
    </w:p>
    <w:p w14:paraId="0DEFFE62" w14:textId="77777777" w:rsidR="002D1817" w:rsidRPr="007162B6" w:rsidRDefault="002D1817" w:rsidP="002D1817">
      <w:pPr>
        <w:rPr>
          <w:sz w:val="24"/>
          <w:szCs w:val="24"/>
        </w:rPr>
      </w:pPr>
    </w:p>
    <w:p w14:paraId="4AFEBE95" w14:textId="77777777" w:rsidR="002D1817" w:rsidRPr="007162B6" w:rsidRDefault="002D1817" w:rsidP="002D1817">
      <w:pPr>
        <w:rPr>
          <w:sz w:val="24"/>
          <w:szCs w:val="24"/>
        </w:rPr>
      </w:pPr>
    </w:p>
    <w:p w14:paraId="4B14D6ED" w14:textId="77777777" w:rsidR="002D1817" w:rsidRPr="007162B6" w:rsidRDefault="002D1817" w:rsidP="002D1817">
      <w:pPr>
        <w:jc w:val="center"/>
        <w:rPr>
          <w:sz w:val="28"/>
          <w:szCs w:val="28"/>
        </w:rPr>
      </w:pPr>
      <w:r w:rsidRPr="007162B6">
        <w:rPr>
          <w:b/>
          <w:sz w:val="28"/>
          <w:szCs w:val="28"/>
        </w:rPr>
        <w:t>ОТЧЕТ</w:t>
      </w:r>
    </w:p>
    <w:p w14:paraId="79862EAA" w14:textId="477B6C05" w:rsidR="002D1817" w:rsidRPr="007162B6" w:rsidRDefault="002D1817" w:rsidP="002D1817">
      <w:pPr>
        <w:rPr>
          <w:sz w:val="24"/>
          <w:szCs w:val="24"/>
        </w:rPr>
      </w:pPr>
    </w:p>
    <w:p w14:paraId="7B9414F9" w14:textId="7AE02821" w:rsidR="002D1817" w:rsidRPr="006C24F4" w:rsidRDefault="002D1817" w:rsidP="00135D6D">
      <w:pPr>
        <w:spacing w:line="360" w:lineRule="auto"/>
        <w:rPr>
          <w:sz w:val="24"/>
          <w:szCs w:val="24"/>
        </w:rPr>
      </w:pPr>
      <w:r w:rsidRPr="006C24F4">
        <w:rPr>
          <w:sz w:val="24"/>
          <w:szCs w:val="24"/>
        </w:rPr>
        <w:t xml:space="preserve">По практической подготовке при проведении практики в </w:t>
      </w:r>
      <w:r w:rsidR="00B41191" w:rsidRPr="006C24F4">
        <w:rPr>
          <w:sz w:val="26"/>
          <w:szCs w:val="26"/>
        </w:rPr>
        <w:t>ООО «ИТР-ГРУПП»</w:t>
      </w:r>
    </w:p>
    <w:p w14:paraId="7311CE55" w14:textId="5B7AFECD" w:rsidR="00135D6D" w:rsidRDefault="006A4B85" w:rsidP="00135D6D">
      <w:pPr>
        <w:spacing w:line="360" w:lineRule="auto"/>
        <w:rPr>
          <w:vertAlign w:val="superscript"/>
        </w:rPr>
      </w:pPr>
      <w:r>
        <w:rPr>
          <w:noProof/>
        </w:rPr>
        <w:drawing>
          <wp:anchor distT="0" distB="0" distL="114300" distR="114300" simplePos="0" relativeHeight="251659264" behindDoc="0" locked="0" layoutInCell="1" allowOverlap="1" wp14:anchorId="6467CE51" wp14:editId="26337B41">
            <wp:simplePos x="0" y="0"/>
            <wp:positionH relativeFrom="column">
              <wp:posOffset>1678305</wp:posOffset>
            </wp:positionH>
            <wp:positionV relativeFrom="paragraph">
              <wp:posOffset>170180</wp:posOffset>
            </wp:positionV>
            <wp:extent cx="1112520" cy="259080"/>
            <wp:effectExtent l="0" t="0" r="0" b="762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2520" cy="259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C6DC416" wp14:editId="5A4EACDD">
            <wp:simplePos x="0" y="0"/>
            <wp:positionH relativeFrom="column">
              <wp:posOffset>1053465</wp:posOffset>
            </wp:positionH>
            <wp:positionV relativeFrom="paragraph">
              <wp:posOffset>10160</wp:posOffset>
            </wp:positionV>
            <wp:extent cx="927033" cy="510540"/>
            <wp:effectExtent l="0" t="0" r="6985" b="381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7033"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F599FA" w14:textId="07C0584F" w:rsidR="002D1817" w:rsidRDefault="002D1817" w:rsidP="002D1817">
      <w:pPr>
        <w:rPr>
          <w:u w:val="single"/>
        </w:rPr>
      </w:pPr>
      <w:r w:rsidRPr="007162B6">
        <w:rPr>
          <w:sz w:val="24"/>
          <w:szCs w:val="24"/>
        </w:rPr>
        <w:t xml:space="preserve">Обучающийся </w:t>
      </w:r>
      <w:r>
        <w:t xml:space="preserve">  _________________________                           </w:t>
      </w:r>
      <w:r w:rsidR="006C24F4" w:rsidRPr="006C24F4">
        <w:t xml:space="preserve"> </w:t>
      </w:r>
      <w:r w:rsidR="006C24F4" w:rsidRPr="006C24F4">
        <w:rPr>
          <w:sz w:val="24"/>
          <w:szCs w:val="24"/>
        </w:rPr>
        <w:t>Максимов В. В.</w:t>
      </w:r>
      <w:r w:rsidRPr="006C24F4">
        <w:t xml:space="preserve">                       </w:t>
      </w:r>
    </w:p>
    <w:p w14:paraId="3B210009" w14:textId="0F8BF0E5" w:rsidR="002D1817" w:rsidRPr="006C24F4" w:rsidRDefault="002D1817" w:rsidP="002D1817">
      <w:pPr>
        <w:ind w:left="1584" w:firstLine="40"/>
        <w:rPr>
          <w:sz w:val="24"/>
          <w:szCs w:val="24"/>
        </w:rPr>
      </w:pPr>
      <w:r>
        <w:rPr>
          <w:sz w:val="17"/>
          <w:szCs w:val="17"/>
        </w:rPr>
        <w:t xml:space="preserve">             подпись, дата</w:t>
      </w:r>
      <w:r>
        <w:rPr>
          <w:sz w:val="18"/>
          <w:szCs w:val="18"/>
          <w:vertAlign w:val="superscript"/>
        </w:rPr>
        <w:tab/>
      </w:r>
      <w:r>
        <w:rPr>
          <w:sz w:val="18"/>
          <w:szCs w:val="18"/>
          <w:vertAlign w:val="superscript"/>
        </w:rPr>
        <w:tab/>
      </w:r>
      <w:r>
        <w:rPr>
          <w:sz w:val="18"/>
          <w:szCs w:val="18"/>
          <w:vertAlign w:val="superscript"/>
        </w:rPr>
        <w:tab/>
      </w:r>
      <w:r>
        <w:rPr>
          <w:sz w:val="18"/>
          <w:szCs w:val="18"/>
          <w:vertAlign w:val="superscript"/>
        </w:rPr>
        <w:tab/>
        <w:t xml:space="preserve">               </w:t>
      </w:r>
      <w:r w:rsidR="006C24F4" w:rsidRPr="006C24F4">
        <w:rPr>
          <w:sz w:val="24"/>
          <w:szCs w:val="24"/>
          <w:vertAlign w:val="superscript"/>
        </w:rPr>
        <w:t>Ф. И .О.</w:t>
      </w:r>
    </w:p>
    <w:p w14:paraId="7C0B289E" w14:textId="77777777" w:rsidR="002D1817" w:rsidRDefault="002D1817" w:rsidP="002D1817">
      <w:pPr>
        <w:ind w:left="282" w:hanging="258"/>
      </w:pPr>
    </w:p>
    <w:p w14:paraId="53221CF3" w14:textId="19DC169F" w:rsidR="002D1817" w:rsidRPr="007162B6" w:rsidRDefault="002D1817" w:rsidP="002D1817">
      <w:pPr>
        <w:rPr>
          <w:sz w:val="24"/>
          <w:szCs w:val="24"/>
          <w:u w:val="single"/>
        </w:rPr>
      </w:pPr>
      <w:r w:rsidRPr="007162B6">
        <w:rPr>
          <w:sz w:val="24"/>
          <w:szCs w:val="24"/>
        </w:rPr>
        <w:t xml:space="preserve">Группа </w:t>
      </w:r>
      <w:r w:rsidR="006C24F4" w:rsidRPr="006C24F4">
        <w:rPr>
          <w:sz w:val="24"/>
          <w:szCs w:val="24"/>
        </w:rPr>
        <w:t>МКИС23</w:t>
      </w:r>
      <w:r w:rsidR="006A4B85" w:rsidRPr="006A4B85">
        <w:t xml:space="preserve"> </w:t>
      </w:r>
    </w:p>
    <w:p w14:paraId="5EBD7150" w14:textId="77777777" w:rsidR="002D1817" w:rsidRDefault="002D1817" w:rsidP="002D1817">
      <w:pPr>
        <w:ind w:left="282" w:hanging="258"/>
      </w:pPr>
    </w:p>
    <w:p w14:paraId="5F370C45" w14:textId="24AB5224" w:rsidR="00693353" w:rsidRPr="00693353" w:rsidRDefault="002D1817" w:rsidP="00693353">
      <w:pPr>
        <w:rPr>
          <w:sz w:val="24"/>
          <w:szCs w:val="24"/>
        </w:rPr>
      </w:pPr>
      <w:r w:rsidRPr="007162B6">
        <w:rPr>
          <w:sz w:val="24"/>
          <w:szCs w:val="24"/>
        </w:rPr>
        <w:t xml:space="preserve">Программа </w:t>
      </w:r>
      <w:r w:rsidR="00693353" w:rsidRPr="00693353">
        <w:rPr>
          <w:sz w:val="24"/>
          <w:szCs w:val="24"/>
        </w:rPr>
        <w:t>профессиональной переподготовки</w:t>
      </w:r>
      <w:r w:rsidR="00693353">
        <w:rPr>
          <w:sz w:val="24"/>
          <w:szCs w:val="24"/>
        </w:rPr>
        <w:t>:</w:t>
      </w:r>
      <w:r w:rsidR="00693353" w:rsidRPr="00693353">
        <w:rPr>
          <w:sz w:val="24"/>
          <w:szCs w:val="24"/>
        </w:rPr>
        <w:t xml:space="preserve"> «Искус</w:t>
      </w:r>
      <w:r w:rsidR="006A4B85" w:rsidRPr="006A4B85">
        <w:t xml:space="preserve"> </w:t>
      </w:r>
      <w:proofErr w:type="spellStart"/>
      <w:r w:rsidR="00693353" w:rsidRPr="00693353">
        <w:rPr>
          <w:sz w:val="24"/>
          <w:szCs w:val="24"/>
        </w:rPr>
        <w:t>ственный</w:t>
      </w:r>
      <w:proofErr w:type="spellEnd"/>
      <w:r w:rsidR="00693353" w:rsidRPr="00693353">
        <w:rPr>
          <w:sz w:val="24"/>
          <w:szCs w:val="24"/>
        </w:rPr>
        <w:t xml:space="preserve"> интеллект и машинное обучение»</w:t>
      </w:r>
      <w:r w:rsidR="00693353">
        <w:rPr>
          <w:sz w:val="24"/>
          <w:szCs w:val="24"/>
        </w:rPr>
        <w:t xml:space="preserve"> (256ч.)</w:t>
      </w:r>
    </w:p>
    <w:p w14:paraId="61BE5673" w14:textId="77777777" w:rsidR="00484BCD" w:rsidRDefault="00484BCD" w:rsidP="002D1817">
      <w:pPr>
        <w:ind w:left="-12" w:hanging="30"/>
        <w:rPr>
          <w:sz w:val="24"/>
          <w:szCs w:val="24"/>
        </w:rPr>
      </w:pPr>
    </w:p>
    <w:p w14:paraId="5F80881F" w14:textId="77777777" w:rsidR="00484BCD" w:rsidRDefault="002D1817" w:rsidP="002D1817">
      <w:pPr>
        <w:ind w:left="-12" w:hanging="30"/>
        <w:rPr>
          <w:sz w:val="24"/>
          <w:szCs w:val="24"/>
        </w:rPr>
      </w:pPr>
      <w:r w:rsidRPr="007162B6">
        <w:rPr>
          <w:sz w:val="24"/>
          <w:szCs w:val="24"/>
        </w:rPr>
        <w:t xml:space="preserve">Руководитель </w:t>
      </w:r>
    </w:p>
    <w:p w14:paraId="34F6DF6E" w14:textId="635AED51" w:rsidR="002D1817" w:rsidRPr="007162B6" w:rsidRDefault="002D1817" w:rsidP="002D1817">
      <w:pPr>
        <w:ind w:left="-12" w:hanging="30"/>
        <w:rPr>
          <w:sz w:val="24"/>
          <w:szCs w:val="24"/>
        </w:rPr>
      </w:pPr>
      <w:r w:rsidRPr="007162B6">
        <w:rPr>
          <w:sz w:val="24"/>
          <w:szCs w:val="24"/>
        </w:rPr>
        <w:t>практической</w:t>
      </w:r>
    </w:p>
    <w:p w14:paraId="7DE65F17" w14:textId="256C13DD" w:rsidR="002D1817" w:rsidRDefault="002D1817" w:rsidP="002D1817">
      <w:pPr>
        <w:ind w:left="-12" w:hanging="30"/>
        <w:rPr>
          <w:u w:val="single"/>
        </w:rPr>
      </w:pPr>
      <w:r w:rsidRPr="007162B6">
        <w:rPr>
          <w:sz w:val="24"/>
          <w:szCs w:val="24"/>
        </w:rPr>
        <w:t>подготовки от ДГТУ</w:t>
      </w:r>
      <w:r>
        <w:t>:</w:t>
      </w:r>
      <w:r w:rsidR="005A2314">
        <w:t xml:space="preserve">       </w:t>
      </w:r>
      <w:r w:rsidR="00606882">
        <w:tab/>
        <w:t xml:space="preserve">     </w:t>
      </w:r>
      <w:r w:rsidR="00606882">
        <w:rPr>
          <w:sz w:val="24"/>
          <w:szCs w:val="24"/>
        </w:rPr>
        <w:t>Доцент</w:t>
      </w:r>
      <w:r w:rsidRPr="006C24F4">
        <w:rPr>
          <w:sz w:val="24"/>
          <w:szCs w:val="24"/>
        </w:rPr>
        <w:t xml:space="preserve">  </w:t>
      </w:r>
      <w:r w:rsidRPr="006C24F4">
        <w:rPr>
          <w:sz w:val="24"/>
          <w:szCs w:val="24"/>
        </w:rPr>
        <w:tab/>
      </w:r>
      <w:r w:rsidR="00606882">
        <w:rPr>
          <w:sz w:val="24"/>
          <w:szCs w:val="24"/>
        </w:rPr>
        <w:tab/>
      </w:r>
      <w:r w:rsidR="00606882">
        <w:rPr>
          <w:sz w:val="24"/>
          <w:szCs w:val="24"/>
        </w:rPr>
        <w:tab/>
      </w:r>
      <w:r w:rsidRPr="006C24F4">
        <w:rPr>
          <w:sz w:val="24"/>
          <w:szCs w:val="24"/>
        </w:rPr>
        <w:t xml:space="preserve"> </w:t>
      </w:r>
      <w:r w:rsidR="00606882">
        <w:rPr>
          <w:color w:val="000000" w:themeColor="text1"/>
          <w:sz w:val="24"/>
          <w:szCs w:val="24"/>
        </w:rPr>
        <w:t>Скляренко</w:t>
      </w:r>
      <w:r w:rsidR="006C24F4" w:rsidRPr="006C24F4">
        <w:rPr>
          <w:color w:val="000000" w:themeColor="text1"/>
          <w:sz w:val="24"/>
          <w:szCs w:val="24"/>
        </w:rPr>
        <w:t xml:space="preserve"> </w:t>
      </w:r>
      <w:r w:rsidR="00606882">
        <w:rPr>
          <w:color w:val="000000" w:themeColor="text1"/>
          <w:sz w:val="24"/>
          <w:szCs w:val="24"/>
        </w:rPr>
        <w:t>А</w:t>
      </w:r>
      <w:r w:rsidR="006C24F4" w:rsidRPr="006C24F4">
        <w:rPr>
          <w:color w:val="000000" w:themeColor="text1"/>
          <w:sz w:val="24"/>
          <w:szCs w:val="24"/>
        </w:rPr>
        <w:t>.А</w:t>
      </w:r>
      <w:ins w:id="1" w:author="Ханина Юлия Юрьевна" w:date="2023-04-24T16:28:00Z">
        <w:r w:rsidR="006C24F4" w:rsidRPr="006C24F4">
          <w:rPr>
            <w:color w:val="000000" w:themeColor="text1"/>
            <w:sz w:val="24"/>
            <w:szCs w:val="24"/>
          </w:rPr>
          <w:t>.</w:t>
        </w:r>
      </w:ins>
      <w:r w:rsidRPr="006C24F4">
        <w:rPr>
          <w:color w:val="000000" w:themeColor="text1"/>
        </w:rPr>
        <w:t xml:space="preserve"> </w:t>
      </w:r>
      <w:r w:rsidRPr="006C24F4">
        <w:rPr>
          <w:color w:val="000000" w:themeColor="text1"/>
          <w:u w:val="single"/>
        </w:rPr>
        <w:t xml:space="preserve">   </w:t>
      </w:r>
    </w:p>
    <w:p w14:paraId="09DAF749" w14:textId="4EE87CAF" w:rsidR="002D1817" w:rsidRPr="006C24F4" w:rsidRDefault="005A2314" w:rsidP="005A2314">
      <w:pPr>
        <w:jc w:val="left"/>
        <w:rPr>
          <w:vertAlign w:val="superscript"/>
        </w:rPr>
      </w:pPr>
      <w:r>
        <w:rPr>
          <w:vertAlign w:val="superscript"/>
        </w:rPr>
        <w:t xml:space="preserve">                                                                                                   </w:t>
      </w:r>
      <w:r w:rsidR="002D1817">
        <w:rPr>
          <w:vertAlign w:val="superscript"/>
        </w:rPr>
        <w:t xml:space="preserve">должность                                           </w:t>
      </w:r>
      <w:r w:rsidR="002D1817">
        <w:rPr>
          <w:vertAlign w:val="superscript"/>
        </w:rPr>
        <w:tab/>
        <w:t xml:space="preserve">  </w:t>
      </w:r>
      <w:r w:rsidR="00693353">
        <w:rPr>
          <w:vertAlign w:val="superscript"/>
        </w:rPr>
        <w:t xml:space="preserve">        </w:t>
      </w:r>
      <w:r w:rsidR="006C24F4" w:rsidRPr="006C24F4">
        <w:rPr>
          <w:sz w:val="24"/>
          <w:szCs w:val="24"/>
          <w:vertAlign w:val="superscript"/>
        </w:rPr>
        <w:t>Ф. И. О</w:t>
      </w:r>
    </w:p>
    <w:p w14:paraId="304D5DCC" w14:textId="77777777" w:rsidR="002D1817" w:rsidRDefault="002D1817" w:rsidP="002D1817">
      <w:pPr>
        <w:ind w:left="-24"/>
      </w:pPr>
    </w:p>
    <w:p w14:paraId="23143061" w14:textId="189077C5" w:rsidR="002D1817" w:rsidRDefault="002D1817" w:rsidP="002D1817">
      <w:pPr>
        <w:ind w:left="-24"/>
      </w:pPr>
      <w:r w:rsidRPr="007162B6">
        <w:rPr>
          <w:sz w:val="24"/>
          <w:szCs w:val="24"/>
        </w:rPr>
        <w:t>Оценка</w:t>
      </w:r>
      <w:r w:rsidR="00484BCD">
        <w:rPr>
          <w:sz w:val="24"/>
          <w:szCs w:val="24"/>
        </w:rPr>
        <w:t xml:space="preserve">     </w:t>
      </w:r>
      <w:r w:rsidRPr="007162B6">
        <w:rPr>
          <w:sz w:val="24"/>
          <w:szCs w:val="24"/>
        </w:rPr>
        <w:t xml:space="preserve"> </w:t>
      </w:r>
      <w:r>
        <w:t>______________           __________________           ____________________________</w:t>
      </w:r>
    </w:p>
    <w:p w14:paraId="5890C7D6" w14:textId="0E1F2186" w:rsidR="002D1817" w:rsidRDefault="002D1817" w:rsidP="002D1817">
      <w:pPr>
        <w:ind w:left="-24"/>
        <w:rPr>
          <w:vertAlign w:val="superscript"/>
        </w:rPr>
      </w:pPr>
      <w:r>
        <w:t xml:space="preserve">                                                </w:t>
      </w:r>
      <w:r>
        <w:rPr>
          <w:vertAlign w:val="superscript"/>
        </w:rPr>
        <w:t xml:space="preserve">                                </w:t>
      </w:r>
      <w:r w:rsidR="00484BCD">
        <w:rPr>
          <w:vertAlign w:val="superscript"/>
        </w:rPr>
        <w:t xml:space="preserve">       </w:t>
      </w:r>
      <w:r>
        <w:rPr>
          <w:vertAlign w:val="superscript"/>
        </w:rPr>
        <w:t>дата</w:t>
      </w:r>
      <w:r>
        <w:tab/>
        <w:t xml:space="preserve">                          </w:t>
      </w:r>
      <w:r w:rsidR="00484BCD">
        <w:t xml:space="preserve">      </w:t>
      </w:r>
      <w:r>
        <w:t xml:space="preserve"> </w:t>
      </w:r>
      <w:r>
        <w:rPr>
          <w:vertAlign w:val="superscript"/>
        </w:rPr>
        <w:t>подпись руководителя от ДГТУ</w:t>
      </w:r>
    </w:p>
    <w:p w14:paraId="454F4B56" w14:textId="77777777" w:rsidR="002D1817" w:rsidRDefault="002D1817" w:rsidP="002D1817">
      <w:pPr>
        <w:spacing w:line="360" w:lineRule="auto"/>
        <w:ind w:left="-24"/>
        <w:jc w:val="center"/>
      </w:pPr>
    </w:p>
    <w:p w14:paraId="0E09FFFB" w14:textId="765DD131" w:rsidR="002D1817" w:rsidRDefault="002D1817" w:rsidP="002D1817">
      <w:pPr>
        <w:spacing w:line="360" w:lineRule="auto"/>
        <w:ind w:left="-24"/>
        <w:jc w:val="center"/>
      </w:pPr>
    </w:p>
    <w:p w14:paraId="30ADFC94" w14:textId="6DADD6F9" w:rsidR="002D1817" w:rsidRDefault="002D1817" w:rsidP="002D1817">
      <w:pPr>
        <w:spacing w:line="360" w:lineRule="auto"/>
        <w:ind w:left="-24"/>
        <w:jc w:val="center"/>
      </w:pPr>
    </w:p>
    <w:p w14:paraId="1DBF7CAE" w14:textId="1915F1C2" w:rsidR="002D1817" w:rsidRDefault="002D1817" w:rsidP="002D1817">
      <w:pPr>
        <w:spacing w:line="360" w:lineRule="auto"/>
      </w:pPr>
    </w:p>
    <w:p w14:paraId="561EDA8E" w14:textId="0BC841F6" w:rsidR="002D1817" w:rsidRDefault="002D1817" w:rsidP="002D1817">
      <w:pPr>
        <w:spacing w:line="360" w:lineRule="auto"/>
        <w:ind w:left="-24"/>
        <w:jc w:val="center"/>
      </w:pPr>
    </w:p>
    <w:p w14:paraId="11C55796" w14:textId="77777777" w:rsidR="002D1817" w:rsidRDefault="002D1817" w:rsidP="002D1817">
      <w:pPr>
        <w:spacing w:line="360" w:lineRule="auto"/>
        <w:ind w:left="-24"/>
        <w:jc w:val="center"/>
      </w:pPr>
    </w:p>
    <w:p w14:paraId="5ABDBE7A" w14:textId="2A36FBD5" w:rsidR="002D1817" w:rsidRPr="007162B6" w:rsidRDefault="002D1817" w:rsidP="002D1817">
      <w:pPr>
        <w:spacing w:line="360" w:lineRule="auto"/>
        <w:ind w:left="-24"/>
        <w:jc w:val="center"/>
        <w:rPr>
          <w:sz w:val="24"/>
          <w:szCs w:val="24"/>
        </w:rPr>
      </w:pPr>
      <w:r w:rsidRPr="007162B6">
        <w:rPr>
          <w:sz w:val="24"/>
          <w:szCs w:val="24"/>
        </w:rPr>
        <w:t>Ростов-на-Дону</w:t>
      </w:r>
    </w:p>
    <w:p w14:paraId="3C4135DF" w14:textId="6ECB53F5" w:rsidR="002D1817" w:rsidRPr="007162B6" w:rsidRDefault="002D1817" w:rsidP="002D1817">
      <w:pPr>
        <w:spacing w:line="360" w:lineRule="auto"/>
        <w:ind w:left="-24"/>
        <w:jc w:val="center"/>
        <w:rPr>
          <w:sz w:val="24"/>
          <w:szCs w:val="24"/>
        </w:rPr>
      </w:pPr>
      <w:r w:rsidRPr="007162B6">
        <w:rPr>
          <w:sz w:val="24"/>
          <w:szCs w:val="24"/>
        </w:rPr>
        <w:t>2023 г.</w:t>
      </w:r>
    </w:p>
    <w:p w14:paraId="2CBC86E7" w14:textId="4A95B187" w:rsidR="002D1817" w:rsidRDefault="002D1817" w:rsidP="002D1817">
      <w:pPr>
        <w:jc w:val="center"/>
        <w:rPr>
          <w:sz w:val="28"/>
          <w:szCs w:val="28"/>
        </w:rPr>
      </w:pPr>
      <w:r>
        <w:rPr>
          <w:noProof/>
          <w:sz w:val="28"/>
          <w:szCs w:val="28"/>
        </w:rPr>
        <w:lastRenderedPageBreak/>
        <w:drawing>
          <wp:inline distT="0" distB="0" distL="0" distR="0" wp14:anchorId="106B7435" wp14:editId="20518EDA">
            <wp:extent cx="590550" cy="59055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90550" cy="590550"/>
                    </a:xfrm>
                    <a:prstGeom prst="rect">
                      <a:avLst/>
                    </a:prstGeom>
                    <a:ln/>
                  </pic:spPr>
                </pic:pic>
              </a:graphicData>
            </a:graphic>
          </wp:inline>
        </w:drawing>
      </w:r>
    </w:p>
    <w:p w14:paraId="57900C0E" w14:textId="3D159989" w:rsidR="002D1817" w:rsidRDefault="002D1817" w:rsidP="002D1817">
      <w:pPr>
        <w:spacing w:after="120"/>
        <w:jc w:val="center"/>
        <w:rPr>
          <w:sz w:val="28"/>
          <w:szCs w:val="28"/>
        </w:rPr>
      </w:pPr>
      <w:r>
        <w:rPr>
          <w:sz w:val="28"/>
          <w:szCs w:val="28"/>
        </w:rPr>
        <w:t>МИНИСТЕРСТВО НАУКИ И ВЫСШЕГО ОБРАЗОВАНИЯ РОССИЙСКОЙ ФЕДЕРАЦИИ</w:t>
      </w:r>
    </w:p>
    <w:p w14:paraId="4C2B6182" w14:textId="74DC439C" w:rsidR="002D1817" w:rsidRDefault="002D1817" w:rsidP="002D1817">
      <w:pPr>
        <w:ind w:right="-6"/>
        <w:jc w:val="center"/>
        <w:rPr>
          <w:b/>
          <w:sz w:val="28"/>
          <w:szCs w:val="28"/>
        </w:rPr>
      </w:pPr>
      <w:r>
        <w:rPr>
          <w:b/>
          <w:sz w:val="28"/>
          <w:szCs w:val="28"/>
        </w:rPr>
        <w:t>ФЕДЕРАЛЬНОЕ ГОСУДАРСТВЕННОЕ БЮДЖЕТНОЕ</w:t>
      </w:r>
    </w:p>
    <w:p w14:paraId="37488BB3" w14:textId="77777777" w:rsidR="002D1817" w:rsidRDefault="002D1817" w:rsidP="002D1817">
      <w:pPr>
        <w:ind w:right="-6"/>
        <w:jc w:val="center"/>
        <w:rPr>
          <w:b/>
          <w:sz w:val="28"/>
          <w:szCs w:val="28"/>
        </w:rPr>
      </w:pPr>
      <w:r>
        <w:rPr>
          <w:b/>
          <w:sz w:val="28"/>
          <w:szCs w:val="28"/>
        </w:rPr>
        <w:t>ОБРАЗОВАТЕЛЬНОЕ УЧРЕЖДЕНИЕ ВЫСШЕГО ОБРАЗОВАНИЯ</w:t>
      </w:r>
      <w:r>
        <w:rPr>
          <w:b/>
          <w:sz w:val="28"/>
          <w:szCs w:val="28"/>
        </w:rPr>
        <w:br/>
        <w:t>«ДОНСКОЙ ГОСУДАРСТВЕННЫЙ ТЕХНИЧЕСКИЙ УНИВЕРСИТЕТ»</w:t>
      </w:r>
    </w:p>
    <w:p w14:paraId="752412D6" w14:textId="77777777" w:rsidR="002D1817" w:rsidRDefault="002D1817" w:rsidP="002D1817">
      <w:pPr>
        <w:jc w:val="center"/>
        <w:rPr>
          <w:b/>
          <w:sz w:val="28"/>
          <w:szCs w:val="28"/>
        </w:rPr>
      </w:pPr>
      <w:r>
        <w:rPr>
          <w:b/>
          <w:sz w:val="28"/>
          <w:szCs w:val="28"/>
        </w:rPr>
        <w:t>(ДГТУ)</w:t>
      </w:r>
    </w:p>
    <w:p w14:paraId="03F3A085" w14:textId="77777777" w:rsidR="002D1817" w:rsidRDefault="002D1817" w:rsidP="002D1817"/>
    <w:p w14:paraId="3461BCB3" w14:textId="63E4914A" w:rsidR="002D1817" w:rsidRPr="007162B6" w:rsidRDefault="002D1817" w:rsidP="007F21CC">
      <w:pPr>
        <w:jc w:val="left"/>
        <w:rPr>
          <w:sz w:val="24"/>
          <w:szCs w:val="24"/>
        </w:rPr>
      </w:pPr>
      <w:r w:rsidRPr="007162B6">
        <w:rPr>
          <w:sz w:val="24"/>
          <w:szCs w:val="24"/>
        </w:rPr>
        <w:t>Подразделение, ответственное за реализацию ДПП</w:t>
      </w:r>
      <w:r w:rsidR="00126815">
        <w:rPr>
          <w:sz w:val="24"/>
          <w:szCs w:val="24"/>
        </w:rPr>
        <w:t xml:space="preserve"> ПП </w:t>
      </w:r>
      <w:r w:rsidR="00126815" w:rsidRPr="00126815">
        <w:rPr>
          <w:sz w:val="24"/>
          <w:szCs w:val="24"/>
        </w:rPr>
        <w:t>«Искусственный интеллект и м</w:t>
      </w:r>
      <w:r w:rsidR="00126815">
        <w:rPr>
          <w:sz w:val="24"/>
          <w:szCs w:val="24"/>
        </w:rPr>
        <w:t xml:space="preserve">ашинное обучение» </w:t>
      </w:r>
      <w:r w:rsidR="00126815" w:rsidRPr="00126815">
        <w:rPr>
          <w:sz w:val="24"/>
          <w:szCs w:val="24"/>
        </w:rPr>
        <w:t xml:space="preserve"> - Центр «Цифровая культура»</w:t>
      </w:r>
    </w:p>
    <w:p w14:paraId="656973B2" w14:textId="66327953" w:rsidR="002D1817" w:rsidRDefault="002D1817" w:rsidP="002D1817">
      <w:pPr>
        <w:rPr>
          <w:sz w:val="24"/>
          <w:szCs w:val="24"/>
        </w:rPr>
      </w:pPr>
    </w:p>
    <w:p w14:paraId="39655865" w14:textId="33C41B08" w:rsidR="00126815" w:rsidRDefault="00126815" w:rsidP="002D1817">
      <w:pPr>
        <w:rPr>
          <w:sz w:val="24"/>
          <w:szCs w:val="24"/>
        </w:rPr>
      </w:pPr>
    </w:p>
    <w:p w14:paraId="2294C13E" w14:textId="7AD080B4" w:rsidR="00126815" w:rsidRPr="007162B6" w:rsidRDefault="00126815" w:rsidP="002D1817">
      <w:pPr>
        <w:rPr>
          <w:sz w:val="24"/>
          <w:szCs w:val="24"/>
        </w:rPr>
      </w:pPr>
    </w:p>
    <w:p w14:paraId="19884EC8" w14:textId="77777777" w:rsidR="002D1817" w:rsidRPr="007162B6" w:rsidRDefault="002D1817" w:rsidP="002D1817">
      <w:pPr>
        <w:rPr>
          <w:sz w:val="24"/>
          <w:szCs w:val="24"/>
        </w:rPr>
      </w:pPr>
    </w:p>
    <w:p w14:paraId="1D42FD57" w14:textId="456BE9E6" w:rsidR="002D1817" w:rsidRPr="007162B6" w:rsidRDefault="002D1817" w:rsidP="002D1817">
      <w:pPr>
        <w:jc w:val="center"/>
        <w:rPr>
          <w:b/>
          <w:sz w:val="24"/>
          <w:szCs w:val="24"/>
        </w:rPr>
      </w:pPr>
      <w:r w:rsidRPr="007162B6">
        <w:rPr>
          <w:b/>
          <w:sz w:val="24"/>
          <w:szCs w:val="24"/>
        </w:rPr>
        <w:t>ЗАДАНИЕ</w:t>
      </w:r>
    </w:p>
    <w:p w14:paraId="2DFDAC4D" w14:textId="1EFD620A" w:rsidR="002D1817" w:rsidRPr="007162B6" w:rsidRDefault="002D1817" w:rsidP="002D1817">
      <w:pPr>
        <w:jc w:val="center"/>
        <w:rPr>
          <w:b/>
          <w:sz w:val="24"/>
          <w:szCs w:val="24"/>
        </w:rPr>
      </w:pPr>
    </w:p>
    <w:p w14:paraId="77C7DA90" w14:textId="11108FCE" w:rsidR="002D1817" w:rsidRPr="006C24F4" w:rsidRDefault="002D1817" w:rsidP="002D1817">
      <w:pPr>
        <w:spacing w:line="360" w:lineRule="auto"/>
        <w:rPr>
          <w:color w:val="000000" w:themeColor="text1"/>
          <w:sz w:val="24"/>
          <w:szCs w:val="24"/>
        </w:rPr>
      </w:pPr>
      <w:r w:rsidRPr="006C24F4">
        <w:rPr>
          <w:color w:val="000000" w:themeColor="text1"/>
          <w:sz w:val="24"/>
          <w:szCs w:val="24"/>
        </w:rPr>
        <w:t xml:space="preserve">По практической подготовке при проведении практики в </w:t>
      </w:r>
      <w:r w:rsidR="00B41191" w:rsidRPr="006C24F4">
        <w:rPr>
          <w:color w:val="000000" w:themeColor="text1"/>
          <w:sz w:val="26"/>
          <w:szCs w:val="26"/>
        </w:rPr>
        <w:t>ООО «ИТР-ГРУПП»</w:t>
      </w:r>
    </w:p>
    <w:p w14:paraId="4918C949" w14:textId="1D26948F" w:rsidR="002D1817" w:rsidRPr="007162B6" w:rsidRDefault="002D1817" w:rsidP="002D1817">
      <w:pPr>
        <w:ind w:left="-12" w:firstLine="18"/>
        <w:rPr>
          <w:sz w:val="24"/>
          <w:szCs w:val="24"/>
        </w:rPr>
      </w:pPr>
    </w:p>
    <w:p w14:paraId="56EEE2D7" w14:textId="225FC8B0" w:rsidR="002D1817" w:rsidRPr="007162B6" w:rsidRDefault="002D1817" w:rsidP="002D1817">
      <w:pPr>
        <w:ind w:left="-12" w:firstLine="18"/>
        <w:rPr>
          <w:sz w:val="24"/>
          <w:szCs w:val="24"/>
          <w:u w:val="single"/>
        </w:rPr>
      </w:pPr>
      <w:r w:rsidRPr="007162B6">
        <w:rPr>
          <w:sz w:val="24"/>
          <w:szCs w:val="24"/>
        </w:rPr>
        <w:t>в пер</w:t>
      </w:r>
      <w:r w:rsidR="0018234A">
        <w:rPr>
          <w:sz w:val="24"/>
          <w:szCs w:val="24"/>
        </w:rPr>
        <w:t>иод с «</w:t>
      </w:r>
      <w:r w:rsidR="005A2314">
        <w:rPr>
          <w:sz w:val="24"/>
          <w:szCs w:val="24"/>
        </w:rPr>
        <w:t>17</w:t>
      </w:r>
      <w:r w:rsidR="0018234A">
        <w:rPr>
          <w:sz w:val="24"/>
          <w:szCs w:val="24"/>
        </w:rPr>
        <w:t>» апреля 2023 г. по «</w:t>
      </w:r>
      <w:r w:rsidR="005A2314">
        <w:rPr>
          <w:sz w:val="24"/>
          <w:szCs w:val="24"/>
        </w:rPr>
        <w:t>13</w:t>
      </w:r>
      <w:r w:rsidRPr="007162B6">
        <w:rPr>
          <w:sz w:val="24"/>
          <w:szCs w:val="24"/>
        </w:rPr>
        <w:t>» мая  2023 г.</w:t>
      </w:r>
    </w:p>
    <w:p w14:paraId="25812C79" w14:textId="10C0A77E" w:rsidR="002D1817" w:rsidRPr="007162B6" w:rsidRDefault="002D1817" w:rsidP="002D1817">
      <w:pPr>
        <w:ind w:left="-12" w:firstLine="18"/>
        <w:rPr>
          <w:sz w:val="24"/>
          <w:szCs w:val="24"/>
        </w:rPr>
      </w:pPr>
    </w:p>
    <w:p w14:paraId="2D2C9D1E" w14:textId="7A762EC9" w:rsidR="002D1817" w:rsidRPr="007162B6" w:rsidRDefault="002D1817" w:rsidP="002D1817">
      <w:pPr>
        <w:ind w:left="282" w:hanging="258"/>
        <w:rPr>
          <w:sz w:val="24"/>
          <w:szCs w:val="24"/>
        </w:rPr>
      </w:pPr>
      <w:r w:rsidRPr="007162B6">
        <w:rPr>
          <w:sz w:val="24"/>
          <w:szCs w:val="24"/>
        </w:rPr>
        <w:t xml:space="preserve">Обучающийся  </w:t>
      </w:r>
      <w:r w:rsidR="006C24F4">
        <w:rPr>
          <w:sz w:val="24"/>
          <w:szCs w:val="24"/>
        </w:rPr>
        <w:tab/>
      </w:r>
      <w:r w:rsidR="006C24F4">
        <w:rPr>
          <w:sz w:val="24"/>
          <w:szCs w:val="24"/>
        </w:rPr>
        <w:tab/>
        <w:t>Максимов Вадим Вячеславович</w:t>
      </w:r>
    </w:p>
    <w:p w14:paraId="239458C0" w14:textId="0DCD781F" w:rsidR="002D1817" w:rsidRPr="007162B6" w:rsidRDefault="002D1817" w:rsidP="002D1817">
      <w:pPr>
        <w:ind w:left="282" w:hanging="258"/>
        <w:rPr>
          <w:sz w:val="24"/>
          <w:szCs w:val="24"/>
          <w:u w:val="single"/>
        </w:rPr>
      </w:pPr>
      <w:r w:rsidRPr="007162B6">
        <w:rPr>
          <w:sz w:val="24"/>
          <w:szCs w:val="24"/>
        </w:rPr>
        <w:t xml:space="preserve">Группа </w:t>
      </w:r>
      <w:r w:rsidRPr="006C24F4">
        <w:rPr>
          <w:sz w:val="24"/>
          <w:szCs w:val="24"/>
        </w:rPr>
        <w:t xml:space="preserve"> </w:t>
      </w:r>
      <w:r w:rsidR="006C24F4" w:rsidRPr="006C24F4">
        <w:rPr>
          <w:sz w:val="24"/>
          <w:szCs w:val="24"/>
        </w:rPr>
        <w:t>МКИС23</w:t>
      </w:r>
    </w:p>
    <w:p w14:paraId="0D1D70DB" w14:textId="3AC18B57" w:rsidR="002D1817" w:rsidRPr="007162B6" w:rsidRDefault="002D1817" w:rsidP="002D1817">
      <w:pPr>
        <w:ind w:left="282" w:hanging="258"/>
        <w:jc w:val="center"/>
        <w:rPr>
          <w:sz w:val="24"/>
          <w:szCs w:val="24"/>
        </w:rPr>
      </w:pPr>
    </w:p>
    <w:p w14:paraId="3D7F3064" w14:textId="09384D59" w:rsidR="002D1817" w:rsidRPr="006C24F4" w:rsidRDefault="002D1817" w:rsidP="002D1817">
      <w:pPr>
        <w:rPr>
          <w:sz w:val="24"/>
          <w:szCs w:val="24"/>
        </w:rPr>
      </w:pPr>
      <w:r w:rsidRPr="006C24F4">
        <w:rPr>
          <w:sz w:val="24"/>
          <w:szCs w:val="24"/>
        </w:rPr>
        <w:t xml:space="preserve">Срок представления отчета </w:t>
      </w:r>
      <w:r w:rsidR="00484BCD" w:rsidRPr="006C24F4">
        <w:rPr>
          <w:sz w:val="24"/>
          <w:szCs w:val="24"/>
        </w:rPr>
        <w:t>в ДГТУ</w:t>
      </w:r>
      <w:r w:rsidRPr="006C24F4">
        <w:rPr>
          <w:sz w:val="24"/>
          <w:szCs w:val="24"/>
        </w:rPr>
        <w:t xml:space="preserve"> «</w:t>
      </w:r>
      <w:r w:rsidR="00484BCD" w:rsidRPr="006C24F4">
        <w:rPr>
          <w:sz w:val="24"/>
          <w:szCs w:val="24"/>
        </w:rPr>
        <w:t>13</w:t>
      </w:r>
      <w:r w:rsidRPr="006C24F4">
        <w:rPr>
          <w:sz w:val="24"/>
          <w:szCs w:val="24"/>
        </w:rPr>
        <w:t xml:space="preserve">» </w:t>
      </w:r>
      <w:r w:rsidR="00484BCD" w:rsidRPr="006C24F4">
        <w:rPr>
          <w:sz w:val="24"/>
          <w:szCs w:val="24"/>
        </w:rPr>
        <w:t>мая</w:t>
      </w:r>
      <w:r w:rsidRPr="006C24F4">
        <w:rPr>
          <w:sz w:val="24"/>
          <w:szCs w:val="24"/>
        </w:rPr>
        <w:t xml:space="preserve"> 20</w:t>
      </w:r>
      <w:r w:rsidR="00484BCD" w:rsidRPr="006C24F4">
        <w:rPr>
          <w:sz w:val="24"/>
          <w:szCs w:val="24"/>
        </w:rPr>
        <w:t>23</w:t>
      </w:r>
      <w:r w:rsidRPr="006C24F4">
        <w:rPr>
          <w:sz w:val="24"/>
          <w:szCs w:val="24"/>
        </w:rPr>
        <w:t xml:space="preserve"> г.</w:t>
      </w:r>
    </w:p>
    <w:p w14:paraId="537033F5" w14:textId="32E24369" w:rsidR="002D1817" w:rsidRPr="007162B6" w:rsidRDefault="002D1817" w:rsidP="002D1817">
      <w:pPr>
        <w:rPr>
          <w:sz w:val="24"/>
          <w:szCs w:val="24"/>
        </w:rPr>
      </w:pPr>
    </w:p>
    <w:p w14:paraId="128630B9" w14:textId="4BDE5692" w:rsidR="002D1817" w:rsidRPr="007162B6" w:rsidRDefault="002D1817" w:rsidP="002D1817">
      <w:pPr>
        <w:rPr>
          <w:sz w:val="24"/>
          <w:szCs w:val="24"/>
        </w:rPr>
      </w:pPr>
      <w:r w:rsidRPr="007162B6">
        <w:rPr>
          <w:sz w:val="24"/>
          <w:szCs w:val="24"/>
        </w:rPr>
        <w:t>Содержание индивидуального задания:</w:t>
      </w:r>
    </w:p>
    <w:p w14:paraId="48234259" w14:textId="68C67FC7" w:rsidR="00E223B6" w:rsidRDefault="00E223B6" w:rsidP="002D1817">
      <w:pPr>
        <w:rPr>
          <w:sz w:val="24"/>
          <w:szCs w:val="24"/>
        </w:rPr>
      </w:pPr>
    </w:p>
    <w:p w14:paraId="4107E034" w14:textId="12E7C629" w:rsidR="002D1817" w:rsidRDefault="00E223B6" w:rsidP="002D1817">
      <w:pPr>
        <w:rPr>
          <w:sz w:val="24"/>
          <w:szCs w:val="24"/>
        </w:rPr>
      </w:pPr>
      <w:r>
        <w:rPr>
          <w:sz w:val="24"/>
          <w:szCs w:val="24"/>
        </w:rPr>
        <w:t xml:space="preserve">Распознавание эмоций человека по фото на основе моделей глубокого обучения. </w:t>
      </w:r>
    </w:p>
    <w:p w14:paraId="37ED8297" w14:textId="2DB7B3F2" w:rsidR="002343DC" w:rsidRDefault="002343DC" w:rsidP="002D1817">
      <w:pPr>
        <w:rPr>
          <w:sz w:val="24"/>
          <w:szCs w:val="24"/>
        </w:rPr>
      </w:pPr>
    </w:p>
    <w:p w14:paraId="7B7F23A0" w14:textId="5786B3B9" w:rsidR="002343DC" w:rsidRDefault="002343DC" w:rsidP="002D1817">
      <w:pPr>
        <w:rPr>
          <w:sz w:val="24"/>
          <w:szCs w:val="24"/>
        </w:rPr>
      </w:pPr>
    </w:p>
    <w:p w14:paraId="65A9B11F" w14:textId="39FCE833" w:rsidR="002343DC" w:rsidRDefault="002343DC" w:rsidP="002D1817">
      <w:pPr>
        <w:rPr>
          <w:sz w:val="24"/>
          <w:szCs w:val="24"/>
        </w:rPr>
      </w:pPr>
    </w:p>
    <w:p w14:paraId="3664C29F" w14:textId="7951D630" w:rsidR="002343DC" w:rsidRDefault="002343DC" w:rsidP="002D1817">
      <w:pPr>
        <w:rPr>
          <w:sz w:val="24"/>
          <w:szCs w:val="24"/>
        </w:rPr>
      </w:pPr>
    </w:p>
    <w:p w14:paraId="3DC90425" w14:textId="1A30A36A" w:rsidR="002343DC" w:rsidRDefault="002343DC" w:rsidP="002D1817">
      <w:pPr>
        <w:rPr>
          <w:sz w:val="24"/>
          <w:szCs w:val="24"/>
        </w:rPr>
      </w:pPr>
    </w:p>
    <w:p w14:paraId="13C002FE" w14:textId="10CF1E88" w:rsidR="002343DC" w:rsidRDefault="002343DC" w:rsidP="002D1817">
      <w:pPr>
        <w:rPr>
          <w:sz w:val="24"/>
          <w:szCs w:val="24"/>
        </w:rPr>
      </w:pPr>
    </w:p>
    <w:p w14:paraId="036C7624" w14:textId="71A4AB27" w:rsidR="002D1817" w:rsidRPr="007162B6" w:rsidRDefault="002D1817" w:rsidP="002343DC">
      <w:pPr>
        <w:ind w:firstLine="0"/>
        <w:rPr>
          <w:sz w:val="24"/>
          <w:szCs w:val="24"/>
          <w:u w:val="single"/>
        </w:rPr>
      </w:pPr>
    </w:p>
    <w:p w14:paraId="72FCFC8C" w14:textId="29233652" w:rsidR="002D1817" w:rsidRPr="007162B6" w:rsidRDefault="002D1817" w:rsidP="002D1817">
      <w:pPr>
        <w:ind w:firstLine="567"/>
        <w:rPr>
          <w:sz w:val="24"/>
          <w:szCs w:val="24"/>
          <w:u w:val="single"/>
        </w:rPr>
      </w:pPr>
    </w:p>
    <w:p w14:paraId="6E716CE9" w14:textId="77777777" w:rsidR="002D1817" w:rsidRPr="007162B6" w:rsidRDefault="002D1817" w:rsidP="002D1817">
      <w:pPr>
        <w:ind w:left="-24"/>
        <w:rPr>
          <w:color w:val="171717"/>
          <w:sz w:val="24"/>
          <w:szCs w:val="24"/>
        </w:rPr>
      </w:pPr>
    </w:p>
    <w:tbl>
      <w:tblPr>
        <w:tblW w:w="9942" w:type="dxa"/>
        <w:tblInd w:w="-139" w:type="dxa"/>
        <w:tblLayout w:type="fixed"/>
        <w:tblLook w:val="0000" w:firstRow="0" w:lastRow="0" w:firstColumn="0" w:lastColumn="0" w:noHBand="0" w:noVBand="0"/>
      </w:tblPr>
      <w:tblGrid>
        <w:gridCol w:w="3116"/>
        <w:gridCol w:w="2693"/>
        <w:gridCol w:w="4133"/>
      </w:tblGrid>
      <w:tr w:rsidR="002D1817" w14:paraId="6C85080B" w14:textId="77777777" w:rsidTr="006C24F4">
        <w:tc>
          <w:tcPr>
            <w:tcW w:w="3116" w:type="dxa"/>
          </w:tcPr>
          <w:p w14:paraId="106C0FC6" w14:textId="77777777" w:rsidR="002D1817" w:rsidRPr="007162B6" w:rsidRDefault="002D1817" w:rsidP="000071FB">
            <w:pPr>
              <w:tabs>
                <w:tab w:val="left" w:pos="2352"/>
              </w:tabs>
              <w:rPr>
                <w:color w:val="171717"/>
                <w:sz w:val="24"/>
                <w:szCs w:val="24"/>
              </w:rPr>
            </w:pPr>
            <w:r w:rsidRPr="007162B6">
              <w:rPr>
                <w:sz w:val="24"/>
                <w:szCs w:val="24"/>
              </w:rPr>
              <w:t>Руководитель практической подготовки от ДГТУ</w:t>
            </w:r>
          </w:p>
        </w:tc>
        <w:tc>
          <w:tcPr>
            <w:tcW w:w="2693" w:type="dxa"/>
          </w:tcPr>
          <w:p w14:paraId="1CA5CC6A" w14:textId="001A8F18" w:rsidR="002D1817" w:rsidRDefault="002D1817" w:rsidP="000071FB"/>
          <w:p w14:paraId="1F9FBBCD" w14:textId="19307E98" w:rsidR="002D1817" w:rsidRDefault="002D1817" w:rsidP="000071FB">
            <w:r>
              <w:t>_________________</w:t>
            </w:r>
          </w:p>
          <w:p w14:paraId="4DF47147" w14:textId="77777777" w:rsidR="002D1817" w:rsidRDefault="002D1817" w:rsidP="000071FB">
            <w:pPr>
              <w:tabs>
                <w:tab w:val="left" w:pos="2352"/>
              </w:tabs>
              <w:jc w:val="center"/>
              <w:rPr>
                <w:color w:val="171717"/>
                <w:sz w:val="18"/>
                <w:szCs w:val="18"/>
              </w:rPr>
            </w:pPr>
            <w:r>
              <w:rPr>
                <w:szCs w:val="20"/>
                <w:vertAlign w:val="superscript"/>
              </w:rPr>
              <w:t>подпись, дата</w:t>
            </w:r>
          </w:p>
        </w:tc>
        <w:tc>
          <w:tcPr>
            <w:tcW w:w="4133" w:type="dxa"/>
          </w:tcPr>
          <w:p w14:paraId="1A42C49E" w14:textId="77777777" w:rsidR="006C24F4" w:rsidRDefault="006C24F4" w:rsidP="006C24F4">
            <w:pPr>
              <w:tabs>
                <w:tab w:val="left" w:pos="2352"/>
              </w:tabs>
              <w:ind w:firstLine="0"/>
              <w:jc w:val="left"/>
              <w:rPr>
                <w:sz w:val="16"/>
                <w:szCs w:val="16"/>
              </w:rPr>
            </w:pPr>
          </w:p>
          <w:p w14:paraId="35BA215B" w14:textId="1F28A5C4" w:rsidR="006C24F4" w:rsidRPr="00E62614" w:rsidRDefault="00606882" w:rsidP="006C24F4">
            <w:pPr>
              <w:tabs>
                <w:tab w:val="left" w:pos="2352"/>
              </w:tabs>
              <w:ind w:firstLine="0"/>
              <w:rPr>
                <w:color w:val="000000" w:themeColor="text1"/>
                <w:sz w:val="24"/>
                <w:szCs w:val="24"/>
              </w:rPr>
            </w:pPr>
            <w:r>
              <w:rPr>
                <w:sz w:val="16"/>
                <w:szCs w:val="16"/>
              </w:rPr>
              <w:t xml:space="preserve">          </w:t>
            </w:r>
            <w:r w:rsidRPr="00E62614">
              <w:rPr>
                <w:sz w:val="24"/>
                <w:szCs w:val="24"/>
              </w:rPr>
              <w:t xml:space="preserve">Доцент </w:t>
            </w:r>
            <w:r w:rsidR="00E62614">
              <w:rPr>
                <w:sz w:val="24"/>
                <w:szCs w:val="24"/>
              </w:rPr>
              <w:t xml:space="preserve">А.А. </w:t>
            </w:r>
            <w:r w:rsidRPr="00E62614">
              <w:rPr>
                <w:sz w:val="24"/>
                <w:szCs w:val="24"/>
              </w:rPr>
              <w:t xml:space="preserve">Скляренко </w:t>
            </w:r>
          </w:p>
          <w:p w14:paraId="741F36C5" w14:textId="4C487051" w:rsidR="002D1817" w:rsidRDefault="006C24F4" w:rsidP="006C24F4">
            <w:pPr>
              <w:tabs>
                <w:tab w:val="left" w:pos="2352"/>
              </w:tabs>
              <w:ind w:firstLine="0"/>
              <w:rPr>
                <w:color w:val="171717"/>
                <w:sz w:val="18"/>
                <w:szCs w:val="18"/>
              </w:rPr>
            </w:pPr>
            <w:r>
              <w:rPr>
                <w:vertAlign w:val="superscript"/>
              </w:rPr>
              <w:t xml:space="preserve">                        </w:t>
            </w:r>
            <w:r w:rsidR="002D1817">
              <w:rPr>
                <w:vertAlign w:val="superscript"/>
              </w:rPr>
              <w:t>должность. И.О.Ф.</w:t>
            </w:r>
          </w:p>
        </w:tc>
      </w:tr>
      <w:tr w:rsidR="002D1817" w14:paraId="7AA63917" w14:textId="77777777" w:rsidTr="006C24F4">
        <w:tc>
          <w:tcPr>
            <w:tcW w:w="3116" w:type="dxa"/>
          </w:tcPr>
          <w:p w14:paraId="46927E2A" w14:textId="77777777" w:rsidR="002D1817" w:rsidRPr="007162B6" w:rsidRDefault="002D1817" w:rsidP="000071FB">
            <w:pPr>
              <w:tabs>
                <w:tab w:val="left" w:pos="2352"/>
              </w:tabs>
              <w:spacing w:line="360" w:lineRule="auto"/>
              <w:rPr>
                <w:color w:val="171717"/>
                <w:sz w:val="24"/>
                <w:szCs w:val="24"/>
              </w:rPr>
            </w:pPr>
          </w:p>
        </w:tc>
        <w:tc>
          <w:tcPr>
            <w:tcW w:w="2693" w:type="dxa"/>
          </w:tcPr>
          <w:p w14:paraId="7CFEE7F2" w14:textId="5607E958" w:rsidR="002D1817" w:rsidRDefault="006A4B85" w:rsidP="000071FB">
            <w:pPr>
              <w:tabs>
                <w:tab w:val="left" w:pos="2352"/>
              </w:tabs>
              <w:spacing w:line="360" w:lineRule="auto"/>
              <w:rPr>
                <w:color w:val="171717"/>
                <w:sz w:val="18"/>
                <w:szCs w:val="18"/>
              </w:rPr>
            </w:pPr>
            <w:r>
              <w:rPr>
                <w:noProof/>
              </w:rPr>
              <w:drawing>
                <wp:anchor distT="0" distB="0" distL="114300" distR="114300" simplePos="0" relativeHeight="251661312" behindDoc="0" locked="0" layoutInCell="1" allowOverlap="1" wp14:anchorId="59E845B3" wp14:editId="03603A65">
                  <wp:simplePos x="0" y="0"/>
                  <wp:positionH relativeFrom="column">
                    <wp:posOffset>191770</wp:posOffset>
                  </wp:positionH>
                  <wp:positionV relativeFrom="paragraph">
                    <wp:posOffset>172720</wp:posOffset>
                  </wp:positionV>
                  <wp:extent cx="1112520" cy="259080"/>
                  <wp:effectExtent l="0" t="0" r="0" b="762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520" cy="259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C6B90BD" wp14:editId="5569184E">
                  <wp:simplePos x="0" y="0"/>
                  <wp:positionH relativeFrom="column">
                    <wp:posOffset>-364490</wp:posOffset>
                  </wp:positionH>
                  <wp:positionV relativeFrom="paragraph">
                    <wp:posOffset>-17780</wp:posOffset>
                  </wp:positionV>
                  <wp:extent cx="899160" cy="495190"/>
                  <wp:effectExtent l="0" t="0" r="0" b="63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9160" cy="4951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33" w:type="dxa"/>
          </w:tcPr>
          <w:p w14:paraId="5A15352F" w14:textId="77777777" w:rsidR="002D1817" w:rsidRDefault="002D1817" w:rsidP="000071FB">
            <w:pPr>
              <w:tabs>
                <w:tab w:val="left" w:pos="2352"/>
              </w:tabs>
              <w:spacing w:line="360" w:lineRule="auto"/>
              <w:rPr>
                <w:color w:val="171717"/>
                <w:sz w:val="18"/>
                <w:szCs w:val="18"/>
              </w:rPr>
            </w:pPr>
          </w:p>
        </w:tc>
      </w:tr>
      <w:tr w:rsidR="002D1817" w14:paraId="4DFB8628" w14:textId="77777777" w:rsidTr="006C24F4">
        <w:tc>
          <w:tcPr>
            <w:tcW w:w="3116" w:type="dxa"/>
          </w:tcPr>
          <w:p w14:paraId="55E93292" w14:textId="77777777" w:rsidR="002D1817" w:rsidRPr="007162B6" w:rsidRDefault="002D1817" w:rsidP="000071FB">
            <w:pPr>
              <w:tabs>
                <w:tab w:val="left" w:pos="2352"/>
              </w:tabs>
              <w:spacing w:after="100" w:afterAutospacing="1" w:line="240" w:lineRule="auto"/>
              <w:ind w:firstLine="6"/>
              <w:rPr>
                <w:color w:val="171717"/>
                <w:sz w:val="24"/>
                <w:szCs w:val="24"/>
              </w:rPr>
            </w:pPr>
            <w:r w:rsidRPr="007162B6">
              <w:rPr>
                <w:sz w:val="24"/>
                <w:szCs w:val="24"/>
              </w:rPr>
              <w:t>Задание принял к исполнению</w:t>
            </w:r>
          </w:p>
        </w:tc>
        <w:tc>
          <w:tcPr>
            <w:tcW w:w="2693" w:type="dxa"/>
          </w:tcPr>
          <w:p w14:paraId="6E45F7C2" w14:textId="0F8FEFD5" w:rsidR="002D1817" w:rsidRDefault="002D1817" w:rsidP="000071FB">
            <w:r>
              <w:t>_________________</w:t>
            </w:r>
          </w:p>
          <w:p w14:paraId="0D3EBCD3" w14:textId="77777777" w:rsidR="002D1817" w:rsidRDefault="002D1817" w:rsidP="000071FB">
            <w:pPr>
              <w:tabs>
                <w:tab w:val="left" w:pos="2352"/>
              </w:tabs>
              <w:spacing w:line="360" w:lineRule="auto"/>
              <w:jc w:val="center"/>
              <w:rPr>
                <w:color w:val="171717"/>
                <w:sz w:val="18"/>
                <w:szCs w:val="18"/>
              </w:rPr>
            </w:pPr>
            <w:r>
              <w:rPr>
                <w:szCs w:val="20"/>
                <w:vertAlign w:val="superscript"/>
              </w:rPr>
              <w:t>подпись, дата</w:t>
            </w:r>
          </w:p>
        </w:tc>
        <w:tc>
          <w:tcPr>
            <w:tcW w:w="4133" w:type="dxa"/>
          </w:tcPr>
          <w:p w14:paraId="3ADE9B22" w14:textId="283F4601" w:rsidR="002D1817" w:rsidRPr="006C24F4" w:rsidRDefault="00E62614" w:rsidP="006C24F4">
            <w:pPr>
              <w:ind w:firstLine="0"/>
              <w:rPr>
                <w:sz w:val="16"/>
                <w:szCs w:val="16"/>
              </w:rPr>
            </w:pPr>
            <w:r>
              <w:rPr>
                <w:sz w:val="24"/>
                <w:szCs w:val="24"/>
              </w:rPr>
              <w:t xml:space="preserve">       В.В. </w:t>
            </w:r>
            <w:r w:rsidR="006C24F4" w:rsidRPr="00E62614">
              <w:rPr>
                <w:sz w:val="24"/>
                <w:szCs w:val="24"/>
              </w:rPr>
              <w:t xml:space="preserve">Максимов </w:t>
            </w:r>
          </w:p>
          <w:p w14:paraId="08F22ED6" w14:textId="2D0FE66F" w:rsidR="002D1817" w:rsidRDefault="006C24F4" w:rsidP="006C24F4">
            <w:pPr>
              <w:tabs>
                <w:tab w:val="left" w:pos="2352"/>
              </w:tabs>
              <w:spacing w:line="360" w:lineRule="auto"/>
              <w:rPr>
                <w:color w:val="171717"/>
                <w:sz w:val="18"/>
                <w:szCs w:val="18"/>
              </w:rPr>
            </w:pPr>
            <w:r>
              <w:rPr>
                <w:vertAlign w:val="superscript"/>
              </w:rPr>
              <w:t xml:space="preserve">                  </w:t>
            </w:r>
            <w:r w:rsidR="002D1817">
              <w:rPr>
                <w:vertAlign w:val="superscript"/>
              </w:rPr>
              <w:t>имя, отчество, фамилия</w:t>
            </w:r>
          </w:p>
        </w:tc>
      </w:tr>
      <w:tr w:rsidR="002D1817" w14:paraId="03F2434B" w14:textId="77777777" w:rsidTr="006C24F4">
        <w:tc>
          <w:tcPr>
            <w:tcW w:w="3116" w:type="dxa"/>
          </w:tcPr>
          <w:p w14:paraId="45569222" w14:textId="77777777" w:rsidR="002D1817" w:rsidRDefault="002D1817" w:rsidP="002343DC">
            <w:pPr>
              <w:tabs>
                <w:tab w:val="left" w:pos="2352"/>
              </w:tabs>
              <w:spacing w:line="360" w:lineRule="auto"/>
              <w:ind w:firstLine="0"/>
            </w:pPr>
          </w:p>
        </w:tc>
        <w:tc>
          <w:tcPr>
            <w:tcW w:w="2693" w:type="dxa"/>
          </w:tcPr>
          <w:p w14:paraId="253107E2" w14:textId="77777777" w:rsidR="002D1817" w:rsidRDefault="002D1817" w:rsidP="000071FB"/>
        </w:tc>
        <w:tc>
          <w:tcPr>
            <w:tcW w:w="4133" w:type="dxa"/>
          </w:tcPr>
          <w:p w14:paraId="6508214C" w14:textId="77777777" w:rsidR="002D1817" w:rsidRDefault="002D1817" w:rsidP="000071FB"/>
        </w:tc>
      </w:tr>
    </w:tbl>
    <w:p w14:paraId="736D2743" w14:textId="77777777" w:rsidR="002D1817" w:rsidRDefault="002D1817" w:rsidP="002343DC">
      <w:pPr>
        <w:ind w:firstLine="0"/>
        <w:rPr>
          <w:sz w:val="28"/>
          <w:szCs w:val="28"/>
        </w:rPr>
      </w:pPr>
    </w:p>
    <w:p w14:paraId="2C9D9EEA" w14:textId="3FC61B4D" w:rsidR="002D1817" w:rsidRDefault="0018234A" w:rsidP="00E62614">
      <w:pPr>
        <w:spacing w:after="160" w:line="259" w:lineRule="auto"/>
        <w:ind w:right="0" w:firstLine="0"/>
        <w:jc w:val="center"/>
        <w:rPr>
          <w:sz w:val="28"/>
          <w:szCs w:val="28"/>
        </w:rPr>
      </w:pPr>
      <w:r>
        <w:rPr>
          <w:sz w:val="28"/>
          <w:szCs w:val="28"/>
        </w:rPr>
        <w:br w:type="page"/>
      </w:r>
      <w:r w:rsidR="002D1817">
        <w:rPr>
          <w:sz w:val="28"/>
          <w:szCs w:val="28"/>
        </w:rPr>
        <w:lastRenderedPageBreak/>
        <w:t>ДНЕВНИК ПРОХОЖДЕНИЯ ПРАКТИЧЕСКОЙ ПОДГОТОВКИ</w:t>
      </w:r>
    </w:p>
    <w:p w14:paraId="35E644A2" w14:textId="77777777" w:rsidR="002D1817" w:rsidRDefault="002D1817" w:rsidP="002D1817">
      <w:pPr>
        <w:rPr>
          <w:sz w:val="28"/>
          <w:szCs w:val="28"/>
        </w:rPr>
      </w:pPr>
    </w:p>
    <w:tbl>
      <w:tblPr>
        <w:tblW w:w="90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1559"/>
        <w:gridCol w:w="4932"/>
      </w:tblGrid>
      <w:tr w:rsidR="00FA16E7" w:rsidRPr="00E62614" w14:paraId="3B4F8B9D" w14:textId="77777777" w:rsidTr="00FA16E7">
        <w:tc>
          <w:tcPr>
            <w:tcW w:w="2552" w:type="dxa"/>
            <w:shd w:val="clear" w:color="auto" w:fill="auto"/>
          </w:tcPr>
          <w:p w14:paraId="081A46CB" w14:textId="77777777" w:rsidR="00FA16E7" w:rsidRPr="00E62614" w:rsidRDefault="00FA16E7" w:rsidP="005A4C8A">
            <w:pPr>
              <w:ind w:right="63"/>
              <w:jc w:val="center"/>
              <w:rPr>
                <w:sz w:val="26"/>
                <w:szCs w:val="26"/>
              </w:rPr>
            </w:pPr>
            <w:r w:rsidRPr="00E62614">
              <w:rPr>
                <w:sz w:val="26"/>
                <w:szCs w:val="26"/>
              </w:rPr>
              <w:t>Дата</w:t>
            </w:r>
          </w:p>
        </w:tc>
        <w:tc>
          <w:tcPr>
            <w:tcW w:w="1559" w:type="dxa"/>
            <w:shd w:val="clear" w:color="auto" w:fill="auto"/>
          </w:tcPr>
          <w:p w14:paraId="4DB7C456" w14:textId="77777777" w:rsidR="00E62614" w:rsidRDefault="00FA16E7" w:rsidP="005A4C8A">
            <w:pPr>
              <w:ind w:right="0"/>
              <w:rPr>
                <w:sz w:val="26"/>
                <w:szCs w:val="26"/>
              </w:rPr>
            </w:pPr>
            <w:r w:rsidRPr="00E62614">
              <w:rPr>
                <w:sz w:val="26"/>
                <w:szCs w:val="26"/>
              </w:rPr>
              <w:t>Место работы/</w:t>
            </w:r>
          </w:p>
          <w:p w14:paraId="731A7DB5" w14:textId="76524897" w:rsidR="00FA16E7" w:rsidRPr="00E62614" w:rsidRDefault="00FA16E7" w:rsidP="005A4C8A">
            <w:pPr>
              <w:ind w:right="0"/>
              <w:rPr>
                <w:sz w:val="26"/>
                <w:szCs w:val="26"/>
              </w:rPr>
            </w:pPr>
            <w:r w:rsidRPr="00E62614">
              <w:rPr>
                <w:sz w:val="26"/>
                <w:szCs w:val="26"/>
              </w:rPr>
              <w:t>практики</w:t>
            </w:r>
          </w:p>
        </w:tc>
        <w:tc>
          <w:tcPr>
            <w:tcW w:w="4932" w:type="dxa"/>
            <w:shd w:val="clear" w:color="auto" w:fill="auto"/>
          </w:tcPr>
          <w:p w14:paraId="5A559026" w14:textId="77777777" w:rsidR="00FA16E7" w:rsidRPr="00E62614" w:rsidRDefault="00FA16E7" w:rsidP="005A4C8A">
            <w:pPr>
              <w:ind w:right="0"/>
              <w:jc w:val="center"/>
              <w:rPr>
                <w:sz w:val="26"/>
                <w:szCs w:val="26"/>
              </w:rPr>
            </w:pPr>
            <w:r w:rsidRPr="00E62614">
              <w:rPr>
                <w:sz w:val="26"/>
                <w:szCs w:val="26"/>
              </w:rPr>
              <w:t>Выполняемые работы</w:t>
            </w:r>
          </w:p>
        </w:tc>
      </w:tr>
      <w:tr w:rsidR="00FA16E7" w:rsidRPr="00E62614" w14:paraId="00AD9D48" w14:textId="77777777" w:rsidTr="00FA16E7">
        <w:trPr>
          <w:trHeight w:val="857"/>
        </w:trPr>
        <w:tc>
          <w:tcPr>
            <w:tcW w:w="2552" w:type="dxa"/>
            <w:shd w:val="clear" w:color="auto" w:fill="auto"/>
          </w:tcPr>
          <w:p w14:paraId="75ABCDBD" w14:textId="5836C956" w:rsidR="00FA16E7" w:rsidRPr="00E62614" w:rsidRDefault="00FA16E7" w:rsidP="004043FB">
            <w:pPr>
              <w:ind w:right="0"/>
              <w:jc w:val="left"/>
              <w:rPr>
                <w:sz w:val="26"/>
                <w:szCs w:val="26"/>
              </w:rPr>
            </w:pPr>
            <w:r w:rsidRPr="00E62614">
              <w:rPr>
                <w:sz w:val="26"/>
                <w:szCs w:val="26"/>
              </w:rPr>
              <w:t>17.04.2023</w:t>
            </w:r>
          </w:p>
        </w:tc>
        <w:tc>
          <w:tcPr>
            <w:tcW w:w="1559" w:type="dxa"/>
            <w:shd w:val="clear" w:color="auto" w:fill="auto"/>
          </w:tcPr>
          <w:p w14:paraId="5B00C558" w14:textId="5A3F9037" w:rsidR="00FA16E7" w:rsidRPr="00E62614" w:rsidRDefault="00B41191" w:rsidP="005A4C8A">
            <w:pPr>
              <w:ind w:right="0"/>
              <w:rPr>
                <w:color w:val="FF0000"/>
                <w:sz w:val="26"/>
                <w:szCs w:val="26"/>
              </w:rPr>
            </w:pPr>
            <w:r w:rsidRPr="00E62614">
              <w:rPr>
                <w:sz w:val="26"/>
                <w:szCs w:val="26"/>
              </w:rPr>
              <w:t>ООО «ИТР-ГРУПП»</w:t>
            </w:r>
          </w:p>
        </w:tc>
        <w:tc>
          <w:tcPr>
            <w:tcW w:w="4932" w:type="dxa"/>
            <w:shd w:val="clear" w:color="auto" w:fill="auto"/>
          </w:tcPr>
          <w:p w14:paraId="479F9A35" w14:textId="77777777" w:rsidR="00FA16E7" w:rsidRPr="00E62614" w:rsidRDefault="00FA16E7" w:rsidP="000071FB">
            <w:pPr>
              <w:rPr>
                <w:sz w:val="26"/>
                <w:szCs w:val="26"/>
              </w:rPr>
            </w:pPr>
            <w:r w:rsidRPr="00E62614">
              <w:rPr>
                <w:sz w:val="26"/>
                <w:szCs w:val="26"/>
              </w:rPr>
              <w:t>Знакомство с предприятием, прохождение вводного инструктажа.</w:t>
            </w:r>
          </w:p>
        </w:tc>
      </w:tr>
      <w:tr w:rsidR="00FA16E7" w:rsidRPr="00E62614" w14:paraId="50076848" w14:textId="77777777" w:rsidTr="00FA16E7">
        <w:tc>
          <w:tcPr>
            <w:tcW w:w="2552" w:type="dxa"/>
            <w:shd w:val="clear" w:color="auto" w:fill="auto"/>
          </w:tcPr>
          <w:p w14:paraId="1F777806" w14:textId="0A229276" w:rsidR="00FA16E7" w:rsidRPr="00E62614" w:rsidRDefault="00FA16E7" w:rsidP="004043FB">
            <w:pPr>
              <w:ind w:right="63"/>
              <w:jc w:val="left"/>
              <w:rPr>
                <w:sz w:val="26"/>
                <w:szCs w:val="26"/>
              </w:rPr>
            </w:pPr>
            <w:r w:rsidRPr="00E62614">
              <w:rPr>
                <w:sz w:val="26"/>
                <w:szCs w:val="26"/>
              </w:rPr>
              <w:t>17.04.2023</w:t>
            </w:r>
          </w:p>
        </w:tc>
        <w:tc>
          <w:tcPr>
            <w:tcW w:w="1559" w:type="dxa"/>
            <w:shd w:val="clear" w:color="auto" w:fill="auto"/>
          </w:tcPr>
          <w:p w14:paraId="45443FBE" w14:textId="5C114354" w:rsidR="00FA16E7" w:rsidRPr="00E62614" w:rsidRDefault="00B41191" w:rsidP="005A4C8A">
            <w:pPr>
              <w:ind w:right="0"/>
              <w:rPr>
                <w:sz w:val="26"/>
                <w:szCs w:val="26"/>
              </w:rPr>
            </w:pPr>
            <w:r w:rsidRPr="00E62614">
              <w:rPr>
                <w:sz w:val="26"/>
                <w:szCs w:val="26"/>
              </w:rPr>
              <w:t>ООО «ИТР-ГРУПП»</w:t>
            </w:r>
          </w:p>
        </w:tc>
        <w:tc>
          <w:tcPr>
            <w:tcW w:w="4932" w:type="dxa"/>
            <w:shd w:val="clear" w:color="auto" w:fill="auto"/>
          </w:tcPr>
          <w:p w14:paraId="664E3EE4" w14:textId="77777777" w:rsidR="00FA16E7" w:rsidRPr="00E62614" w:rsidRDefault="00FA16E7" w:rsidP="000071FB">
            <w:pPr>
              <w:rPr>
                <w:sz w:val="26"/>
                <w:szCs w:val="26"/>
              </w:rPr>
            </w:pPr>
            <w:r w:rsidRPr="00E62614">
              <w:rPr>
                <w:sz w:val="26"/>
                <w:szCs w:val="26"/>
              </w:rPr>
              <w:t>Ознакомление с территорией предприятия, прохождение первичного инструктажа по ТБ, ПБ</w:t>
            </w:r>
          </w:p>
        </w:tc>
      </w:tr>
      <w:tr w:rsidR="00FA16E7" w:rsidRPr="00E62614" w14:paraId="0BD050B2" w14:textId="77777777" w:rsidTr="00FA16E7">
        <w:tc>
          <w:tcPr>
            <w:tcW w:w="2552" w:type="dxa"/>
            <w:shd w:val="clear" w:color="auto" w:fill="auto"/>
          </w:tcPr>
          <w:p w14:paraId="47387C68" w14:textId="37B82803" w:rsidR="00FA16E7" w:rsidRPr="00E62614" w:rsidRDefault="00FA16E7" w:rsidP="004043FB">
            <w:pPr>
              <w:ind w:right="63"/>
              <w:jc w:val="left"/>
              <w:rPr>
                <w:sz w:val="26"/>
                <w:szCs w:val="26"/>
              </w:rPr>
            </w:pPr>
            <w:r w:rsidRPr="00E62614">
              <w:rPr>
                <w:sz w:val="26"/>
                <w:szCs w:val="26"/>
              </w:rPr>
              <w:t>18.04.2023</w:t>
            </w:r>
          </w:p>
        </w:tc>
        <w:tc>
          <w:tcPr>
            <w:tcW w:w="1559" w:type="dxa"/>
            <w:shd w:val="clear" w:color="auto" w:fill="auto"/>
          </w:tcPr>
          <w:p w14:paraId="5D096AFC" w14:textId="187C3E1D" w:rsidR="00FA16E7" w:rsidRPr="00E62614" w:rsidRDefault="00B41191" w:rsidP="005A4C8A">
            <w:pPr>
              <w:ind w:right="27"/>
              <w:jc w:val="left"/>
              <w:rPr>
                <w:sz w:val="26"/>
                <w:szCs w:val="26"/>
              </w:rPr>
            </w:pPr>
            <w:r w:rsidRPr="00E62614">
              <w:rPr>
                <w:sz w:val="26"/>
                <w:szCs w:val="26"/>
              </w:rPr>
              <w:t>ООО «ИТР-ГРУПП»</w:t>
            </w:r>
          </w:p>
        </w:tc>
        <w:tc>
          <w:tcPr>
            <w:tcW w:w="4932" w:type="dxa"/>
            <w:shd w:val="clear" w:color="auto" w:fill="auto"/>
          </w:tcPr>
          <w:p w14:paraId="4D5A3125" w14:textId="286149EC" w:rsidR="00FA16E7" w:rsidRPr="00E62614" w:rsidRDefault="00FA16E7" w:rsidP="000071FB">
            <w:pPr>
              <w:rPr>
                <w:sz w:val="26"/>
                <w:szCs w:val="26"/>
              </w:rPr>
            </w:pPr>
            <w:r w:rsidRPr="00E62614">
              <w:rPr>
                <w:sz w:val="26"/>
                <w:szCs w:val="26"/>
              </w:rPr>
              <w:t xml:space="preserve">Получение индивидуального задания </w:t>
            </w:r>
          </w:p>
        </w:tc>
      </w:tr>
      <w:tr w:rsidR="00FA16E7" w:rsidRPr="00E62614" w14:paraId="0C07644E" w14:textId="77777777" w:rsidTr="00FA16E7">
        <w:tc>
          <w:tcPr>
            <w:tcW w:w="2552" w:type="dxa"/>
            <w:shd w:val="clear" w:color="auto" w:fill="auto"/>
          </w:tcPr>
          <w:p w14:paraId="51B47097" w14:textId="29D3F105" w:rsidR="00FA16E7" w:rsidRPr="00E62614" w:rsidRDefault="00FA16E7" w:rsidP="004043FB">
            <w:pPr>
              <w:ind w:right="63"/>
              <w:jc w:val="left"/>
              <w:rPr>
                <w:sz w:val="26"/>
                <w:szCs w:val="26"/>
              </w:rPr>
            </w:pPr>
            <w:r w:rsidRPr="00E62614">
              <w:rPr>
                <w:sz w:val="26"/>
                <w:szCs w:val="26"/>
              </w:rPr>
              <w:t>19.04.2023 – 22.04.2023</w:t>
            </w:r>
          </w:p>
        </w:tc>
        <w:tc>
          <w:tcPr>
            <w:tcW w:w="1559" w:type="dxa"/>
            <w:shd w:val="clear" w:color="auto" w:fill="auto"/>
          </w:tcPr>
          <w:p w14:paraId="125025FA" w14:textId="138BA720" w:rsidR="00FA16E7" w:rsidRPr="00E62614" w:rsidRDefault="00B41191" w:rsidP="005A4C8A">
            <w:pPr>
              <w:ind w:right="27"/>
              <w:jc w:val="left"/>
              <w:rPr>
                <w:sz w:val="26"/>
                <w:szCs w:val="26"/>
              </w:rPr>
            </w:pPr>
            <w:r w:rsidRPr="00E62614">
              <w:rPr>
                <w:sz w:val="26"/>
                <w:szCs w:val="26"/>
              </w:rPr>
              <w:t>ООО «ИТР-ГРУПП»</w:t>
            </w:r>
          </w:p>
        </w:tc>
        <w:tc>
          <w:tcPr>
            <w:tcW w:w="4932" w:type="dxa"/>
            <w:tcBorders>
              <w:top w:val="single" w:sz="4" w:space="0" w:color="auto"/>
              <w:left w:val="single" w:sz="4" w:space="0" w:color="auto"/>
              <w:bottom w:val="single" w:sz="4" w:space="0" w:color="auto"/>
              <w:right w:val="single" w:sz="4" w:space="0" w:color="auto"/>
            </w:tcBorders>
            <w:vAlign w:val="center"/>
          </w:tcPr>
          <w:p w14:paraId="27CDA87C" w14:textId="0DD60003" w:rsidR="00FA16E7" w:rsidRPr="00E62614" w:rsidRDefault="00FA16E7" w:rsidP="005A4C8A">
            <w:pPr>
              <w:rPr>
                <w:sz w:val="26"/>
                <w:szCs w:val="26"/>
              </w:rPr>
            </w:pPr>
            <w:r w:rsidRPr="00E62614">
              <w:rPr>
                <w:sz w:val="26"/>
                <w:szCs w:val="26"/>
              </w:rPr>
              <w:t>Аналитический обзор предметной области, постановка задачи</w:t>
            </w:r>
          </w:p>
        </w:tc>
      </w:tr>
      <w:tr w:rsidR="00FA16E7" w:rsidRPr="00E62614" w14:paraId="7D81411A" w14:textId="77777777" w:rsidTr="00FA16E7">
        <w:tc>
          <w:tcPr>
            <w:tcW w:w="2552" w:type="dxa"/>
            <w:shd w:val="clear" w:color="auto" w:fill="auto"/>
          </w:tcPr>
          <w:p w14:paraId="129FC7C6" w14:textId="09780DA6" w:rsidR="00FA16E7" w:rsidRPr="00E62614" w:rsidRDefault="00FA16E7" w:rsidP="004043FB">
            <w:pPr>
              <w:ind w:right="63"/>
              <w:jc w:val="left"/>
              <w:rPr>
                <w:sz w:val="26"/>
                <w:szCs w:val="26"/>
              </w:rPr>
            </w:pPr>
            <w:r w:rsidRPr="00E62614">
              <w:rPr>
                <w:sz w:val="26"/>
                <w:szCs w:val="26"/>
              </w:rPr>
              <w:t>24.04.2023 – 30.04.2023</w:t>
            </w:r>
          </w:p>
        </w:tc>
        <w:tc>
          <w:tcPr>
            <w:tcW w:w="1559" w:type="dxa"/>
            <w:shd w:val="clear" w:color="auto" w:fill="auto"/>
          </w:tcPr>
          <w:p w14:paraId="16BFBCB1" w14:textId="0DBB4938" w:rsidR="00FA16E7" w:rsidRPr="00E62614" w:rsidRDefault="00B41191" w:rsidP="005A4C8A">
            <w:pPr>
              <w:ind w:right="27"/>
              <w:jc w:val="left"/>
              <w:rPr>
                <w:sz w:val="26"/>
                <w:szCs w:val="26"/>
              </w:rPr>
            </w:pPr>
            <w:r w:rsidRPr="00E62614">
              <w:rPr>
                <w:sz w:val="26"/>
                <w:szCs w:val="26"/>
              </w:rPr>
              <w:t>ООО «ИТР-ГРУПП»</w:t>
            </w:r>
          </w:p>
        </w:tc>
        <w:tc>
          <w:tcPr>
            <w:tcW w:w="4932" w:type="dxa"/>
            <w:tcBorders>
              <w:top w:val="single" w:sz="4" w:space="0" w:color="auto"/>
              <w:left w:val="single" w:sz="4" w:space="0" w:color="auto"/>
              <w:bottom w:val="single" w:sz="4" w:space="0" w:color="auto"/>
              <w:right w:val="single" w:sz="4" w:space="0" w:color="auto"/>
            </w:tcBorders>
            <w:vAlign w:val="center"/>
          </w:tcPr>
          <w:p w14:paraId="54B689E6" w14:textId="45902818" w:rsidR="00FA16E7" w:rsidRPr="00E62614" w:rsidRDefault="00FA16E7" w:rsidP="005A4C8A">
            <w:pPr>
              <w:rPr>
                <w:sz w:val="26"/>
                <w:szCs w:val="26"/>
              </w:rPr>
            </w:pPr>
            <w:r w:rsidRPr="00E62614">
              <w:rPr>
                <w:sz w:val="26"/>
                <w:szCs w:val="26"/>
              </w:rPr>
              <w:t>Формирование датасета, выбор модели и определение ее архитектуры</w:t>
            </w:r>
          </w:p>
        </w:tc>
      </w:tr>
      <w:tr w:rsidR="00FA16E7" w:rsidRPr="00E62614" w14:paraId="065C06B5" w14:textId="77777777" w:rsidTr="00FA16E7">
        <w:tc>
          <w:tcPr>
            <w:tcW w:w="2552" w:type="dxa"/>
            <w:shd w:val="clear" w:color="auto" w:fill="auto"/>
          </w:tcPr>
          <w:p w14:paraId="62AB8BA3" w14:textId="4439C1B1" w:rsidR="00FA16E7" w:rsidRPr="00E62614" w:rsidRDefault="00FA16E7" w:rsidP="004043FB">
            <w:pPr>
              <w:ind w:right="63"/>
              <w:jc w:val="left"/>
              <w:rPr>
                <w:sz w:val="26"/>
                <w:szCs w:val="26"/>
              </w:rPr>
            </w:pPr>
            <w:r w:rsidRPr="00E62614">
              <w:rPr>
                <w:sz w:val="26"/>
                <w:szCs w:val="26"/>
              </w:rPr>
              <w:t>2.05.2023 – 8.05.2023</w:t>
            </w:r>
          </w:p>
        </w:tc>
        <w:tc>
          <w:tcPr>
            <w:tcW w:w="1559" w:type="dxa"/>
            <w:shd w:val="clear" w:color="auto" w:fill="auto"/>
          </w:tcPr>
          <w:p w14:paraId="6A18DC88" w14:textId="3B7B1BB7" w:rsidR="00FA16E7" w:rsidRPr="00E62614" w:rsidRDefault="00B41191" w:rsidP="005A4C8A">
            <w:pPr>
              <w:ind w:right="27"/>
              <w:jc w:val="left"/>
              <w:rPr>
                <w:sz w:val="26"/>
                <w:szCs w:val="26"/>
              </w:rPr>
            </w:pPr>
            <w:r w:rsidRPr="00E62614">
              <w:rPr>
                <w:sz w:val="26"/>
                <w:szCs w:val="26"/>
              </w:rPr>
              <w:t>ООО «ИТР-ГРУПП»</w:t>
            </w:r>
          </w:p>
        </w:tc>
        <w:tc>
          <w:tcPr>
            <w:tcW w:w="4932" w:type="dxa"/>
            <w:tcBorders>
              <w:top w:val="single" w:sz="4" w:space="0" w:color="auto"/>
              <w:left w:val="single" w:sz="4" w:space="0" w:color="auto"/>
              <w:bottom w:val="single" w:sz="4" w:space="0" w:color="auto"/>
              <w:right w:val="single" w:sz="4" w:space="0" w:color="auto"/>
            </w:tcBorders>
            <w:vAlign w:val="center"/>
          </w:tcPr>
          <w:p w14:paraId="56D131F5" w14:textId="10F92D74" w:rsidR="00FA16E7" w:rsidRPr="00E62614" w:rsidRDefault="00FA16E7" w:rsidP="005A4C8A">
            <w:pPr>
              <w:rPr>
                <w:sz w:val="26"/>
                <w:szCs w:val="26"/>
              </w:rPr>
            </w:pPr>
            <w:r w:rsidRPr="00E62614">
              <w:rPr>
                <w:sz w:val="26"/>
                <w:szCs w:val="26"/>
              </w:rPr>
              <w:t>Программная реализация</w:t>
            </w:r>
          </w:p>
        </w:tc>
      </w:tr>
      <w:tr w:rsidR="00FA16E7" w:rsidRPr="00E62614" w14:paraId="28766E94" w14:textId="77777777" w:rsidTr="00FA16E7">
        <w:tc>
          <w:tcPr>
            <w:tcW w:w="2552" w:type="dxa"/>
            <w:shd w:val="clear" w:color="auto" w:fill="auto"/>
          </w:tcPr>
          <w:p w14:paraId="137A04D4" w14:textId="28541C1E" w:rsidR="00FA16E7" w:rsidRPr="00E62614" w:rsidRDefault="00FA16E7" w:rsidP="004043FB">
            <w:pPr>
              <w:ind w:right="63"/>
              <w:jc w:val="left"/>
              <w:rPr>
                <w:sz w:val="26"/>
                <w:szCs w:val="26"/>
              </w:rPr>
            </w:pPr>
            <w:r w:rsidRPr="00E62614">
              <w:rPr>
                <w:sz w:val="26"/>
                <w:szCs w:val="26"/>
              </w:rPr>
              <w:t>10.05.2023</w:t>
            </w:r>
          </w:p>
        </w:tc>
        <w:tc>
          <w:tcPr>
            <w:tcW w:w="1559" w:type="dxa"/>
            <w:shd w:val="clear" w:color="auto" w:fill="auto"/>
          </w:tcPr>
          <w:p w14:paraId="4B17FFE6" w14:textId="387B9EA7" w:rsidR="00FA16E7" w:rsidRPr="00E62614" w:rsidRDefault="00B41191" w:rsidP="005A4C8A">
            <w:pPr>
              <w:ind w:right="27"/>
              <w:jc w:val="left"/>
              <w:rPr>
                <w:sz w:val="26"/>
                <w:szCs w:val="26"/>
              </w:rPr>
            </w:pPr>
            <w:r w:rsidRPr="00E62614">
              <w:rPr>
                <w:sz w:val="26"/>
                <w:szCs w:val="26"/>
              </w:rPr>
              <w:t>ООО «ИТР-ГРУПП»</w:t>
            </w:r>
          </w:p>
        </w:tc>
        <w:tc>
          <w:tcPr>
            <w:tcW w:w="4932" w:type="dxa"/>
            <w:tcBorders>
              <w:top w:val="single" w:sz="4" w:space="0" w:color="auto"/>
              <w:left w:val="single" w:sz="4" w:space="0" w:color="auto"/>
              <w:bottom w:val="single" w:sz="4" w:space="0" w:color="auto"/>
              <w:right w:val="single" w:sz="4" w:space="0" w:color="auto"/>
            </w:tcBorders>
            <w:vAlign w:val="center"/>
          </w:tcPr>
          <w:p w14:paraId="72C0EDF2" w14:textId="3D4D48D3" w:rsidR="00FA16E7" w:rsidRPr="00E62614" w:rsidRDefault="00FA16E7" w:rsidP="005A4C8A">
            <w:pPr>
              <w:rPr>
                <w:sz w:val="26"/>
                <w:szCs w:val="26"/>
              </w:rPr>
            </w:pPr>
            <w:r w:rsidRPr="00E62614">
              <w:rPr>
                <w:sz w:val="26"/>
                <w:szCs w:val="26"/>
              </w:rPr>
              <w:t xml:space="preserve">Тестирование модели </w:t>
            </w:r>
          </w:p>
        </w:tc>
      </w:tr>
      <w:tr w:rsidR="00FA16E7" w:rsidRPr="00E62614" w14:paraId="7E0F048A" w14:textId="77777777" w:rsidTr="00FA16E7">
        <w:tc>
          <w:tcPr>
            <w:tcW w:w="2552" w:type="dxa"/>
            <w:shd w:val="clear" w:color="auto" w:fill="auto"/>
          </w:tcPr>
          <w:p w14:paraId="627CF835" w14:textId="1465EFEB" w:rsidR="00FA16E7" w:rsidRPr="00E62614" w:rsidRDefault="00FA16E7" w:rsidP="004043FB">
            <w:pPr>
              <w:ind w:right="63"/>
              <w:jc w:val="left"/>
              <w:rPr>
                <w:sz w:val="26"/>
                <w:szCs w:val="26"/>
              </w:rPr>
            </w:pPr>
            <w:r w:rsidRPr="00E62614">
              <w:rPr>
                <w:sz w:val="26"/>
                <w:szCs w:val="26"/>
              </w:rPr>
              <w:t>11.05.2023-12.05.2023</w:t>
            </w:r>
          </w:p>
        </w:tc>
        <w:tc>
          <w:tcPr>
            <w:tcW w:w="1559" w:type="dxa"/>
            <w:shd w:val="clear" w:color="auto" w:fill="auto"/>
          </w:tcPr>
          <w:p w14:paraId="6F4AFE4A" w14:textId="4AAB2B5E" w:rsidR="00FA16E7" w:rsidRPr="00E62614" w:rsidRDefault="00B41191" w:rsidP="005A4C8A">
            <w:pPr>
              <w:ind w:right="27"/>
              <w:jc w:val="left"/>
              <w:rPr>
                <w:sz w:val="26"/>
                <w:szCs w:val="26"/>
              </w:rPr>
            </w:pPr>
            <w:r w:rsidRPr="00E62614">
              <w:rPr>
                <w:sz w:val="26"/>
                <w:szCs w:val="26"/>
              </w:rPr>
              <w:t>ООО «ИТР-ГРУПП»</w:t>
            </w:r>
          </w:p>
        </w:tc>
        <w:tc>
          <w:tcPr>
            <w:tcW w:w="4932" w:type="dxa"/>
            <w:tcBorders>
              <w:top w:val="single" w:sz="4" w:space="0" w:color="auto"/>
              <w:left w:val="single" w:sz="4" w:space="0" w:color="auto"/>
              <w:bottom w:val="single" w:sz="4" w:space="0" w:color="auto"/>
              <w:right w:val="single" w:sz="4" w:space="0" w:color="auto"/>
            </w:tcBorders>
            <w:vAlign w:val="center"/>
          </w:tcPr>
          <w:p w14:paraId="2B0A5272" w14:textId="26021CBF" w:rsidR="00FA16E7" w:rsidRPr="00E62614" w:rsidRDefault="00FA16E7" w:rsidP="005A4C8A">
            <w:pPr>
              <w:rPr>
                <w:sz w:val="26"/>
                <w:szCs w:val="26"/>
              </w:rPr>
            </w:pPr>
            <w:r w:rsidRPr="00E62614">
              <w:rPr>
                <w:sz w:val="26"/>
                <w:szCs w:val="26"/>
              </w:rPr>
              <w:t>Подготовка и оформление отчета по практике</w:t>
            </w:r>
          </w:p>
        </w:tc>
      </w:tr>
      <w:tr w:rsidR="00FA16E7" w:rsidRPr="00E62614" w14:paraId="0132D67C" w14:textId="77777777" w:rsidTr="00FA16E7">
        <w:tc>
          <w:tcPr>
            <w:tcW w:w="2552" w:type="dxa"/>
            <w:shd w:val="clear" w:color="auto" w:fill="auto"/>
          </w:tcPr>
          <w:p w14:paraId="212E2A21" w14:textId="56835F64" w:rsidR="00FA16E7" w:rsidRPr="00E62614" w:rsidRDefault="00FA16E7" w:rsidP="004043FB">
            <w:pPr>
              <w:ind w:right="63"/>
              <w:jc w:val="left"/>
              <w:rPr>
                <w:sz w:val="26"/>
                <w:szCs w:val="26"/>
              </w:rPr>
            </w:pPr>
            <w:r w:rsidRPr="00E62614">
              <w:rPr>
                <w:sz w:val="26"/>
                <w:szCs w:val="26"/>
              </w:rPr>
              <w:t>13.05.2023</w:t>
            </w:r>
          </w:p>
        </w:tc>
        <w:tc>
          <w:tcPr>
            <w:tcW w:w="1559" w:type="dxa"/>
            <w:shd w:val="clear" w:color="auto" w:fill="auto"/>
          </w:tcPr>
          <w:p w14:paraId="0313018B" w14:textId="36E6E015" w:rsidR="00FA16E7" w:rsidRPr="00E62614" w:rsidRDefault="00B41191" w:rsidP="005A4C8A">
            <w:pPr>
              <w:ind w:right="27"/>
              <w:jc w:val="left"/>
              <w:rPr>
                <w:sz w:val="26"/>
                <w:szCs w:val="26"/>
              </w:rPr>
            </w:pPr>
            <w:r w:rsidRPr="00E62614">
              <w:rPr>
                <w:sz w:val="26"/>
                <w:szCs w:val="26"/>
              </w:rPr>
              <w:t>ООО «ИТР-ГРУПП»</w:t>
            </w:r>
          </w:p>
        </w:tc>
        <w:tc>
          <w:tcPr>
            <w:tcW w:w="4932" w:type="dxa"/>
            <w:tcBorders>
              <w:top w:val="single" w:sz="4" w:space="0" w:color="auto"/>
              <w:left w:val="single" w:sz="4" w:space="0" w:color="auto"/>
              <w:bottom w:val="single" w:sz="4" w:space="0" w:color="auto"/>
              <w:right w:val="single" w:sz="4" w:space="0" w:color="auto"/>
            </w:tcBorders>
            <w:vAlign w:val="center"/>
          </w:tcPr>
          <w:p w14:paraId="0B2EE4E7" w14:textId="08D85DF0" w:rsidR="00FA16E7" w:rsidRPr="00E62614" w:rsidRDefault="00FA16E7" w:rsidP="005A4C8A">
            <w:pPr>
              <w:rPr>
                <w:sz w:val="26"/>
                <w:szCs w:val="26"/>
              </w:rPr>
            </w:pPr>
            <w:r w:rsidRPr="00E62614">
              <w:rPr>
                <w:sz w:val="26"/>
                <w:szCs w:val="26"/>
              </w:rPr>
              <w:t>Сдача итогового отчета</w:t>
            </w:r>
          </w:p>
        </w:tc>
      </w:tr>
    </w:tbl>
    <w:p w14:paraId="7EF7D9A8" w14:textId="77777777" w:rsidR="002D1817" w:rsidRDefault="002D1817" w:rsidP="002D1817">
      <w:pPr>
        <w:rPr>
          <w:szCs w:val="20"/>
        </w:rPr>
      </w:pPr>
    </w:p>
    <w:p w14:paraId="0565F19A" w14:textId="77777777" w:rsidR="002D1817" w:rsidRDefault="002D1817" w:rsidP="002D1817">
      <w:pPr>
        <w:rPr>
          <w:szCs w:val="20"/>
        </w:rPr>
      </w:pPr>
    </w:p>
    <w:p w14:paraId="32F26641" w14:textId="77777777" w:rsidR="002D1817" w:rsidRDefault="002D1817" w:rsidP="002D1817">
      <w:pPr>
        <w:tabs>
          <w:tab w:val="left" w:pos="2646"/>
        </w:tabs>
        <w:rPr>
          <w:szCs w:val="20"/>
        </w:rPr>
      </w:pPr>
      <w:r>
        <w:rPr>
          <w:szCs w:val="20"/>
        </w:rPr>
        <w:tab/>
      </w:r>
    </w:p>
    <w:p w14:paraId="1849A621" w14:textId="77777777" w:rsidR="002D1817" w:rsidRDefault="002D1817" w:rsidP="002D1817">
      <w:pPr>
        <w:ind w:left="-24"/>
        <w:rPr>
          <w:vertAlign w:val="superscript"/>
        </w:rPr>
      </w:pPr>
    </w:p>
    <w:p w14:paraId="5C7703A6" w14:textId="77777777" w:rsidR="002D1817" w:rsidRDefault="002D1817" w:rsidP="002D1817">
      <w:pPr>
        <w:ind w:left="-24"/>
      </w:pPr>
    </w:p>
    <w:p w14:paraId="5CD3D1F7" w14:textId="77777777" w:rsidR="002D1817" w:rsidRDefault="002D1817" w:rsidP="002D1817">
      <w:pPr>
        <w:rPr>
          <w:szCs w:val="20"/>
        </w:rPr>
      </w:pPr>
    </w:p>
    <w:p w14:paraId="452AE8B1" w14:textId="77777777" w:rsidR="002D1817" w:rsidRDefault="002D1817" w:rsidP="002D1817">
      <w:pPr>
        <w:tabs>
          <w:tab w:val="left" w:pos="8364"/>
        </w:tabs>
        <w:ind w:right="-143"/>
        <w:jc w:val="center"/>
        <w:rPr>
          <w:sz w:val="28"/>
          <w:szCs w:val="28"/>
        </w:rPr>
      </w:pPr>
      <w:r>
        <w:br w:type="page"/>
      </w:r>
      <w:r>
        <w:rPr>
          <w:sz w:val="28"/>
          <w:szCs w:val="28"/>
        </w:rPr>
        <w:lastRenderedPageBreak/>
        <w:t>ОТЗЫВ - ХАРАКТЕРИСТИКА</w:t>
      </w:r>
    </w:p>
    <w:p w14:paraId="1A2DA0B9" w14:textId="77777777" w:rsidR="002D1817" w:rsidRDefault="002D1817" w:rsidP="002D1817">
      <w:pPr>
        <w:tabs>
          <w:tab w:val="left" w:pos="8364"/>
        </w:tabs>
        <w:ind w:right="-143"/>
        <w:jc w:val="center"/>
        <w:rPr>
          <w:sz w:val="28"/>
          <w:szCs w:val="28"/>
        </w:rPr>
      </w:pPr>
    </w:p>
    <w:p w14:paraId="637BAB8D" w14:textId="77777777" w:rsidR="002D1817" w:rsidRDefault="002D1817" w:rsidP="002D1817">
      <w:pPr>
        <w:tabs>
          <w:tab w:val="left" w:pos="8364"/>
        </w:tabs>
        <w:ind w:right="-143"/>
        <w:jc w:val="center"/>
        <w:rPr>
          <w:sz w:val="28"/>
          <w:szCs w:val="28"/>
        </w:rPr>
      </w:pPr>
    </w:p>
    <w:p w14:paraId="1A7131F7" w14:textId="5DEAD6FB" w:rsidR="002D1817" w:rsidRPr="009819D1" w:rsidRDefault="002D1817" w:rsidP="002343DC">
      <w:pPr>
        <w:tabs>
          <w:tab w:val="left" w:pos="8364"/>
        </w:tabs>
        <w:ind w:right="-143"/>
        <w:jc w:val="left"/>
        <w:rPr>
          <w:sz w:val="28"/>
          <w:szCs w:val="28"/>
        </w:rPr>
      </w:pPr>
      <w:r w:rsidRPr="009819D1">
        <w:rPr>
          <w:sz w:val="28"/>
          <w:szCs w:val="28"/>
        </w:rPr>
        <w:t>Обучающийся</w:t>
      </w:r>
      <w:r w:rsidR="009819D1" w:rsidRPr="009819D1">
        <w:rPr>
          <w:sz w:val="28"/>
          <w:szCs w:val="28"/>
        </w:rPr>
        <w:t xml:space="preserve"> </w:t>
      </w:r>
      <w:r w:rsidR="002343DC">
        <w:rPr>
          <w:sz w:val="28"/>
          <w:szCs w:val="28"/>
        </w:rPr>
        <w:t xml:space="preserve">                </w:t>
      </w:r>
      <w:r w:rsidR="009819D1" w:rsidRPr="009819D1">
        <w:rPr>
          <w:sz w:val="28"/>
          <w:szCs w:val="28"/>
        </w:rPr>
        <w:t>Максимов Вадим Вячеславович</w:t>
      </w:r>
    </w:p>
    <w:p w14:paraId="0396A03C" w14:textId="77777777" w:rsidR="002D1817" w:rsidRDefault="002D1817" w:rsidP="002D1817">
      <w:pPr>
        <w:tabs>
          <w:tab w:val="left" w:pos="8364"/>
        </w:tabs>
        <w:ind w:right="-143"/>
        <w:jc w:val="center"/>
        <w:rPr>
          <w:szCs w:val="20"/>
        </w:rPr>
      </w:pPr>
      <w:r>
        <w:rPr>
          <w:szCs w:val="20"/>
        </w:rPr>
        <w:t>фамилия, имя, отчество</w:t>
      </w:r>
    </w:p>
    <w:p w14:paraId="0E072E99" w14:textId="353D2F7D" w:rsidR="002D1817" w:rsidRPr="009819D1" w:rsidRDefault="009819D1" w:rsidP="002343DC">
      <w:pPr>
        <w:tabs>
          <w:tab w:val="left" w:pos="8364"/>
        </w:tabs>
        <w:spacing w:line="360" w:lineRule="auto"/>
        <w:ind w:right="-143"/>
        <w:jc w:val="left"/>
        <w:rPr>
          <w:sz w:val="28"/>
          <w:szCs w:val="28"/>
        </w:rPr>
      </w:pPr>
      <w:r w:rsidRPr="009819D1">
        <w:rPr>
          <w:sz w:val="28"/>
          <w:szCs w:val="28"/>
        </w:rPr>
        <w:t xml:space="preserve">2 </w:t>
      </w:r>
      <w:r w:rsidR="002D1817" w:rsidRPr="009819D1">
        <w:rPr>
          <w:sz w:val="28"/>
          <w:szCs w:val="28"/>
        </w:rPr>
        <w:t>курса группы</w:t>
      </w:r>
      <w:r w:rsidRPr="009819D1">
        <w:rPr>
          <w:sz w:val="28"/>
          <w:szCs w:val="28"/>
        </w:rPr>
        <w:t xml:space="preserve"> МКИС23</w:t>
      </w:r>
      <w:r w:rsidR="00484BCD" w:rsidRPr="009819D1">
        <w:rPr>
          <w:sz w:val="28"/>
          <w:szCs w:val="28"/>
        </w:rPr>
        <w:t xml:space="preserve"> </w:t>
      </w:r>
    </w:p>
    <w:p w14:paraId="2F70051B" w14:textId="77777777" w:rsidR="00484BCD" w:rsidRDefault="00484BCD" w:rsidP="002D1817">
      <w:pPr>
        <w:tabs>
          <w:tab w:val="left" w:pos="8364"/>
        </w:tabs>
        <w:spacing w:line="360" w:lineRule="auto"/>
        <w:ind w:right="-143"/>
        <w:rPr>
          <w:sz w:val="28"/>
          <w:szCs w:val="28"/>
        </w:rPr>
      </w:pPr>
    </w:p>
    <w:p w14:paraId="44936478" w14:textId="44774A73" w:rsidR="002D1817" w:rsidRDefault="002D1817" w:rsidP="002D1817">
      <w:pPr>
        <w:tabs>
          <w:tab w:val="left" w:pos="8364"/>
        </w:tabs>
        <w:spacing w:line="360" w:lineRule="auto"/>
        <w:ind w:right="-143"/>
      </w:pPr>
      <w:r>
        <w:rPr>
          <w:sz w:val="28"/>
          <w:szCs w:val="28"/>
        </w:rPr>
        <w:t>Наименование места практической подготовки</w:t>
      </w:r>
    </w:p>
    <w:p w14:paraId="658234F8" w14:textId="2BE02038" w:rsidR="002D1817" w:rsidRDefault="009819D1" w:rsidP="009819D1">
      <w:pPr>
        <w:tabs>
          <w:tab w:val="left" w:pos="8364"/>
        </w:tabs>
        <w:spacing w:line="360" w:lineRule="auto"/>
        <w:ind w:right="-143"/>
        <w:jc w:val="center"/>
      </w:pPr>
      <w:r>
        <w:rPr>
          <w:sz w:val="26"/>
          <w:szCs w:val="26"/>
        </w:rPr>
        <w:t>ООО «ИТР-ГРУПП»</w:t>
      </w:r>
    </w:p>
    <w:p w14:paraId="4F370514" w14:textId="473D6E8F" w:rsidR="002D1817" w:rsidRDefault="007F21CC" w:rsidP="002D1817">
      <w:pPr>
        <w:tabs>
          <w:tab w:val="left" w:pos="8364"/>
        </w:tabs>
        <w:ind w:right="-143"/>
        <w:jc w:val="center"/>
        <w:rPr>
          <w:sz w:val="28"/>
          <w:szCs w:val="28"/>
        </w:rPr>
      </w:pPr>
      <w:r>
        <w:rPr>
          <w:szCs w:val="20"/>
        </w:rPr>
        <w:t>наименование предприятия</w:t>
      </w:r>
    </w:p>
    <w:p w14:paraId="0CCABB31" w14:textId="77777777" w:rsidR="002D1817" w:rsidRDefault="002D1817" w:rsidP="002D1817">
      <w:pPr>
        <w:tabs>
          <w:tab w:val="left" w:pos="8364"/>
        </w:tabs>
        <w:spacing w:line="360" w:lineRule="auto"/>
        <w:ind w:right="-143"/>
        <w:rPr>
          <w:sz w:val="28"/>
          <w:szCs w:val="28"/>
        </w:rPr>
      </w:pPr>
    </w:p>
    <w:p w14:paraId="587C01FE" w14:textId="3060D055" w:rsidR="002D1817" w:rsidRDefault="007F21CC" w:rsidP="002D1817">
      <w:pPr>
        <w:tabs>
          <w:tab w:val="left" w:pos="8364"/>
        </w:tabs>
        <w:spacing w:line="360" w:lineRule="auto"/>
        <w:ind w:right="-143"/>
      </w:pPr>
      <w:r>
        <w:rPr>
          <w:sz w:val="28"/>
          <w:szCs w:val="28"/>
        </w:rPr>
        <w:t>Обучающийся по программе</w:t>
      </w:r>
      <w:r w:rsidRPr="007F21CC">
        <w:t xml:space="preserve"> </w:t>
      </w:r>
      <w:r w:rsidRPr="007F21CC">
        <w:rPr>
          <w:sz w:val="28"/>
          <w:szCs w:val="28"/>
        </w:rPr>
        <w:t>дополнительного профессионального образования профессиональной переподготовки «Искусственный интеллект и машинное обучение»</w:t>
      </w:r>
      <w:r>
        <w:rPr>
          <w:sz w:val="28"/>
          <w:szCs w:val="28"/>
        </w:rPr>
        <w:t xml:space="preserve"> </w:t>
      </w:r>
      <w:r w:rsidR="002D1817">
        <w:rPr>
          <w:sz w:val="28"/>
          <w:szCs w:val="28"/>
        </w:rPr>
        <w:t xml:space="preserve">выполнил </w:t>
      </w:r>
      <w:r w:rsidR="009819D1">
        <w:rPr>
          <w:sz w:val="28"/>
          <w:szCs w:val="28"/>
        </w:rPr>
        <w:t>задания,</w:t>
      </w:r>
      <w:r w:rsidR="002D1817">
        <w:rPr>
          <w:sz w:val="28"/>
          <w:szCs w:val="28"/>
        </w:rPr>
        <w:t xml:space="preserve"> </w:t>
      </w:r>
      <w:r>
        <w:rPr>
          <w:sz w:val="28"/>
          <w:szCs w:val="28"/>
        </w:rPr>
        <w:t xml:space="preserve">предусмотренные </w:t>
      </w:r>
      <w:r w:rsidR="002D1817">
        <w:rPr>
          <w:sz w:val="28"/>
          <w:szCs w:val="28"/>
        </w:rPr>
        <w:t xml:space="preserve">рабочей программы практической подготовки </w:t>
      </w:r>
      <w:r w:rsidR="00FA16E7">
        <w:rPr>
          <w:sz w:val="28"/>
          <w:szCs w:val="28"/>
        </w:rPr>
        <w:t xml:space="preserve">в полном </w:t>
      </w:r>
      <w:r w:rsidR="002E364B">
        <w:rPr>
          <w:sz w:val="28"/>
          <w:szCs w:val="28"/>
        </w:rPr>
        <w:t>объёме</w:t>
      </w:r>
      <w:r w:rsidR="00FA16E7">
        <w:rPr>
          <w:sz w:val="28"/>
          <w:szCs w:val="28"/>
        </w:rPr>
        <w:t>.</w:t>
      </w:r>
    </w:p>
    <w:p w14:paraId="29F97F40" w14:textId="77777777" w:rsidR="00FA16E7" w:rsidRDefault="00FA16E7" w:rsidP="002D1817">
      <w:pPr>
        <w:tabs>
          <w:tab w:val="left" w:pos="8364"/>
        </w:tabs>
        <w:spacing w:line="360" w:lineRule="auto"/>
        <w:ind w:right="-143"/>
        <w:jc w:val="left"/>
        <w:rPr>
          <w:sz w:val="28"/>
          <w:szCs w:val="28"/>
        </w:rPr>
      </w:pPr>
    </w:p>
    <w:p w14:paraId="28655A25" w14:textId="18FFC3F0" w:rsidR="002D1817" w:rsidRDefault="002D1817" w:rsidP="002D1817">
      <w:pPr>
        <w:tabs>
          <w:tab w:val="left" w:pos="8364"/>
        </w:tabs>
        <w:spacing w:line="360" w:lineRule="auto"/>
        <w:ind w:right="-143"/>
        <w:jc w:val="left"/>
        <w:rPr>
          <w:sz w:val="28"/>
          <w:szCs w:val="28"/>
        </w:rPr>
      </w:pPr>
      <w:r>
        <w:rPr>
          <w:sz w:val="28"/>
          <w:szCs w:val="28"/>
        </w:rPr>
        <w:t>Дополнительно ознакомился/изучил</w:t>
      </w:r>
    </w:p>
    <w:p w14:paraId="604EBC6D" w14:textId="4D866DFF" w:rsidR="00484BCD" w:rsidRDefault="002343DC" w:rsidP="002343DC">
      <w:pPr>
        <w:pStyle w:val="a6"/>
        <w:numPr>
          <w:ilvl w:val="0"/>
          <w:numId w:val="3"/>
        </w:numPr>
        <w:tabs>
          <w:tab w:val="left" w:pos="8364"/>
        </w:tabs>
        <w:ind w:right="-143"/>
        <w:jc w:val="left"/>
        <w:rPr>
          <w:sz w:val="28"/>
          <w:szCs w:val="28"/>
        </w:rPr>
      </w:pPr>
      <w:r>
        <w:rPr>
          <w:sz w:val="28"/>
          <w:szCs w:val="28"/>
        </w:rPr>
        <w:t>Методы машинного обучения</w:t>
      </w:r>
    </w:p>
    <w:p w14:paraId="3936BE28" w14:textId="405E1CD4" w:rsidR="002343DC" w:rsidRDefault="002343DC" w:rsidP="002343DC">
      <w:pPr>
        <w:pStyle w:val="a6"/>
        <w:numPr>
          <w:ilvl w:val="0"/>
          <w:numId w:val="3"/>
        </w:numPr>
        <w:tabs>
          <w:tab w:val="left" w:pos="8364"/>
        </w:tabs>
        <w:ind w:right="-143"/>
        <w:jc w:val="left"/>
        <w:rPr>
          <w:sz w:val="28"/>
          <w:szCs w:val="28"/>
        </w:rPr>
      </w:pPr>
      <w:r>
        <w:rPr>
          <w:sz w:val="28"/>
          <w:szCs w:val="28"/>
        </w:rPr>
        <w:t>Методы глубокого обучения</w:t>
      </w:r>
    </w:p>
    <w:p w14:paraId="7584B8B8" w14:textId="1B7B307C" w:rsidR="002343DC" w:rsidRDefault="00E02943" w:rsidP="002343DC">
      <w:pPr>
        <w:pStyle w:val="a6"/>
        <w:numPr>
          <w:ilvl w:val="0"/>
          <w:numId w:val="3"/>
        </w:numPr>
        <w:tabs>
          <w:tab w:val="left" w:pos="8364"/>
        </w:tabs>
        <w:ind w:right="-143"/>
        <w:jc w:val="left"/>
        <w:rPr>
          <w:sz w:val="28"/>
          <w:szCs w:val="28"/>
          <w:lang w:val="en-US"/>
        </w:rPr>
      </w:pPr>
      <w:r>
        <w:rPr>
          <w:sz w:val="28"/>
          <w:szCs w:val="28"/>
        </w:rPr>
        <w:t>Библиотеки</w:t>
      </w:r>
      <w:r w:rsidR="002343DC" w:rsidRPr="002343DC">
        <w:rPr>
          <w:sz w:val="28"/>
          <w:szCs w:val="28"/>
          <w:lang w:val="en-US"/>
        </w:rPr>
        <w:t xml:space="preserve"> </w:t>
      </w:r>
      <w:r w:rsidR="002343DC">
        <w:rPr>
          <w:sz w:val="28"/>
          <w:szCs w:val="28"/>
        </w:rPr>
        <w:t>для</w:t>
      </w:r>
      <w:r w:rsidR="002343DC" w:rsidRPr="002343DC">
        <w:rPr>
          <w:sz w:val="28"/>
          <w:szCs w:val="28"/>
          <w:lang w:val="en-US"/>
        </w:rPr>
        <w:t xml:space="preserve"> </w:t>
      </w:r>
      <w:r w:rsidR="002343DC">
        <w:rPr>
          <w:sz w:val="28"/>
          <w:szCs w:val="28"/>
          <w:lang w:val="en-US"/>
        </w:rPr>
        <w:t>python</w:t>
      </w:r>
      <w:r w:rsidR="002343DC" w:rsidRPr="002343DC">
        <w:rPr>
          <w:sz w:val="28"/>
          <w:szCs w:val="28"/>
          <w:lang w:val="en-US"/>
        </w:rPr>
        <w:t xml:space="preserve"> </w:t>
      </w:r>
      <w:r>
        <w:rPr>
          <w:sz w:val="28"/>
          <w:szCs w:val="28"/>
          <w:lang w:val="en-US"/>
        </w:rPr>
        <w:t>N</w:t>
      </w:r>
      <w:r w:rsidR="002343DC">
        <w:rPr>
          <w:sz w:val="28"/>
          <w:szCs w:val="28"/>
          <w:lang w:val="en-US"/>
        </w:rPr>
        <w:t>um</w:t>
      </w:r>
      <w:r>
        <w:rPr>
          <w:sz w:val="28"/>
          <w:szCs w:val="28"/>
          <w:lang w:val="en-US"/>
        </w:rPr>
        <w:t>P</w:t>
      </w:r>
      <w:r w:rsidR="002343DC">
        <w:rPr>
          <w:sz w:val="28"/>
          <w:szCs w:val="28"/>
          <w:lang w:val="en-US"/>
        </w:rPr>
        <w:t>y</w:t>
      </w:r>
      <w:r w:rsidR="002343DC" w:rsidRPr="002343DC">
        <w:rPr>
          <w:sz w:val="28"/>
          <w:szCs w:val="28"/>
          <w:lang w:val="en-US"/>
        </w:rPr>
        <w:t xml:space="preserve">, </w:t>
      </w:r>
      <w:r w:rsidR="002343DC">
        <w:rPr>
          <w:sz w:val="28"/>
          <w:szCs w:val="28"/>
          <w:lang w:val="en-US"/>
        </w:rPr>
        <w:t>pandas</w:t>
      </w:r>
      <w:r w:rsidR="002343DC" w:rsidRPr="002343DC">
        <w:rPr>
          <w:sz w:val="28"/>
          <w:szCs w:val="28"/>
          <w:lang w:val="en-US"/>
        </w:rPr>
        <w:t xml:space="preserve">, </w:t>
      </w:r>
      <w:r w:rsidR="002343DC">
        <w:rPr>
          <w:sz w:val="28"/>
          <w:szCs w:val="28"/>
          <w:lang w:val="en-US"/>
        </w:rPr>
        <w:t>matlib</w:t>
      </w:r>
      <w:r>
        <w:rPr>
          <w:sz w:val="28"/>
          <w:szCs w:val="28"/>
          <w:lang w:val="en-US"/>
        </w:rPr>
        <w:t>plot</w:t>
      </w:r>
      <w:r w:rsidR="002343DC" w:rsidRPr="002343DC">
        <w:rPr>
          <w:sz w:val="28"/>
          <w:szCs w:val="28"/>
          <w:lang w:val="en-US"/>
        </w:rPr>
        <w:t xml:space="preserve">, </w:t>
      </w:r>
      <w:r w:rsidR="002343DC">
        <w:rPr>
          <w:sz w:val="28"/>
          <w:szCs w:val="28"/>
          <w:lang w:val="en-US"/>
        </w:rPr>
        <w:t>seaborn</w:t>
      </w:r>
      <w:r>
        <w:rPr>
          <w:sz w:val="28"/>
          <w:szCs w:val="28"/>
          <w:lang w:val="en-US"/>
        </w:rPr>
        <w:t>, OpenCV, pillow, TensorFlow</w:t>
      </w:r>
    </w:p>
    <w:p w14:paraId="346E6D8A" w14:textId="77777777" w:rsidR="00E62614" w:rsidRDefault="00E62614" w:rsidP="00E62614">
      <w:pPr>
        <w:pStyle w:val="a6"/>
        <w:tabs>
          <w:tab w:val="left" w:pos="8364"/>
        </w:tabs>
        <w:ind w:left="365" w:right="-143" w:firstLine="0"/>
        <w:jc w:val="left"/>
        <w:rPr>
          <w:sz w:val="28"/>
          <w:szCs w:val="28"/>
          <w:lang w:val="en-US"/>
        </w:rPr>
      </w:pPr>
    </w:p>
    <w:p w14:paraId="750F7CB2" w14:textId="77777777" w:rsidR="00E62614" w:rsidRPr="002343DC" w:rsidRDefault="00E62614" w:rsidP="00E62614">
      <w:pPr>
        <w:pStyle w:val="a6"/>
        <w:tabs>
          <w:tab w:val="left" w:pos="8364"/>
        </w:tabs>
        <w:ind w:left="365" w:right="-143" w:firstLine="0"/>
        <w:jc w:val="left"/>
        <w:rPr>
          <w:sz w:val="28"/>
          <w:szCs w:val="28"/>
          <w:lang w:val="en-US"/>
        </w:rPr>
      </w:pPr>
    </w:p>
    <w:p w14:paraId="5340145B" w14:textId="6D1D0DFC" w:rsidR="002D1817" w:rsidRDefault="002D1817" w:rsidP="002D1817">
      <w:pPr>
        <w:tabs>
          <w:tab w:val="left" w:pos="8364"/>
        </w:tabs>
        <w:ind w:right="-143"/>
        <w:jc w:val="left"/>
        <w:rPr>
          <w:sz w:val="28"/>
          <w:szCs w:val="28"/>
        </w:rPr>
      </w:pPr>
      <w:r>
        <w:rPr>
          <w:sz w:val="28"/>
          <w:szCs w:val="28"/>
        </w:rPr>
        <w:t>Заслуживает оценки</w:t>
      </w:r>
      <w:r w:rsidR="00484BCD">
        <w:rPr>
          <w:sz w:val="28"/>
          <w:szCs w:val="28"/>
        </w:rPr>
        <w:t xml:space="preserve"> </w:t>
      </w:r>
      <w:r>
        <w:t>_________________________________</w:t>
      </w:r>
      <w:r w:rsidR="00484BCD">
        <w:t>___________</w:t>
      </w:r>
      <w:r>
        <w:t>_________________________</w:t>
      </w:r>
    </w:p>
    <w:tbl>
      <w:tblPr>
        <w:tblW w:w="8538" w:type="dxa"/>
        <w:tblInd w:w="702" w:type="dxa"/>
        <w:tblLayout w:type="fixed"/>
        <w:tblLook w:val="0000" w:firstRow="0" w:lastRow="0" w:firstColumn="0" w:lastColumn="0" w:noHBand="0" w:noVBand="0"/>
      </w:tblPr>
      <w:tblGrid>
        <w:gridCol w:w="3934"/>
        <w:gridCol w:w="4604"/>
      </w:tblGrid>
      <w:tr w:rsidR="002D1817" w14:paraId="7D7FFDF5" w14:textId="77777777" w:rsidTr="000071FB">
        <w:tc>
          <w:tcPr>
            <w:tcW w:w="3934" w:type="dxa"/>
          </w:tcPr>
          <w:p w14:paraId="5C59DBDF" w14:textId="77777777" w:rsidR="002D1817" w:rsidRDefault="002D1817" w:rsidP="002D1817">
            <w:pPr>
              <w:tabs>
                <w:tab w:val="left" w:pos="8364"/>
              </w:tabs>
              <w:ind w:right="-143"/>
              <w:rPr>
                <w:sz w:val="28"/>
                <w:szCs w:val="28"/>
              </w:rPr>
            </w:pPr>
          </w:p>
        </w:tc>
        <w:tc>
          <w:tcPr>
            <w:tcW w:w="4604" w:type="dxa"/>
          </w:tcPr>
          <w:p w14:paraId="6C9516AB" w14:textId="77777777" w:rsidR="00484BCD" w:rsidRDefault="00484BCD" w:rsidP="002D1817">
            <w:pPr>
              <w:tabs>
                <w:tab w:val="left" w:pos="8364"/>
              </w:tabs>
              <w:ind w:right="-143"/>
              <w:rPr>
                <w:sz w:val="28"/>
                <w:szCs w:val="28"/>
              </w:rPr>
            </w:pPr>
          </w:p>
          <w:p w14:paraId="6D258AD1" w14:textId="77777777" w:rsidR="00484BCD" w:rsidRDefault="00484BCD" w:rsidP="002D1817">
            <w:pPr>
              <w:tabs>
                <w:tab w:val="left" w:pos="8364"/>
              </w:tabs>
              <w:ind w:right="-143"/>
              <w:rPr>
                <w:sz w:val="28"/>
                <w:szCs w:val="28"/>
              </w:rPr>
            </w:pPr>
          </w:p>
          <w:p w14:paraId="7E54DAAA" w14:textId="2E938A18" w:rsidR="002D1817" w:rsidRDefault="002D1817" w:rsidP="002E364B">
            <w:pPr>
              <w:tabs>
                <w:tab w:val="left" w:pos="8364"/>
              </w:tabs>
              <w:ind w:right="204"/>
              <w:rPr>
                <w:sz w:val="28"/>
                <w:szCs w:val="28"/>
              </w:rPr>
            </w:pPr>
            <w:r>
              <w:rPr>
                <w:sz w:val="28"/>
                <w:szCs w:val="28"/>
              </w:rPr>
              <w:t xml:space="preserve">Руководитель практической подготовки </w:t>
            </w:r>
          </w:p>
          <w:p w14:paraId="68F2FE5D" w14:textId="77777777" w:rsidR="00484BCD" w:rsidRDefault="00484BCD" w:rsidP="002D1817">
            <w:pPr>
              <w:tabs>
                <w:tab w:val="left" w:pos="8364"/>
              </w:tabs>
              <w:ind w:right="-143"/>
              <w:rPr>
                <w:sz w:val="28"/>
                <w:szCs w:val="28"/>
              </w:rPr>
            </w:pPr>
          </w:p>
          <w:p w14:paraId="2B84792A" w14:textId="544B546F" w:rsidR="002D1817" w:rsidRDefault="002D1817" w:rsidP="002D1817">
            <w:pPr>
              <w:tabs>
                <w:tab w:val="left" w:pos="8364"/>
              </w:tabs>
              <w:ind w:right="-143"/>
              <w:rPr>
                <w:sz w:val="28"/>
                <w:szCs w:val="28"/>
              </w:rPr>
            </w:pPr>
            <w:r>
              <w:rPr>
                <w:sz w:val="28"/>
                <w:szCs w:val="28"/>
              </w:rPr>
              <w:t>__________________________</w:t>
            </w:r>
          </w:p>
          <w:p w14:paraId="1429112F" w14:textId="798EA625" w:rsidR="002D1817" w:rsidRDefault="002D1817" w:rsidP="002D1817">
            <w:pPr>
              <w:tabs>
                <w:tab w:val="left" w:pos="8364"/>
              </w:tabs>
              <w:ind w:right="-143"/>
              <w:rPr>
                <w:sz w:val="28"/>
                <w:szCs w:val="28"/>
              </w:rPr>
            </w:pPr>
            <w:r>
              <w:rPr>
                <w:sz w:val="28"/>
                <w:szCs w:val="28"/>
              </w:rPr>
              <w:t>«___</w:t>
            </w:r>
            <w:r w:rsidR="009819D1">
              <w:rPr>
                <w:sz w:val="28"/>
                <w:szCs w:val="28"/>
              </w:rPr>
              <w:t>_» _</w:t>
            </w:r>
            <w:r w:rsidR="00FA16E7">
              <w:rPr>
                <w:sz w:val="28"/>
                <w:szCs w:val="28"/>
              </w:rPr>
              <w:t xml:space="preserve">_____________2023 </w:t>
            </w:r>
            <w:r>
              <w:rPr>
                <w:sz w:val="28"/>
                <w:szCs w:val="28"/>
              </w:rPr>
              <w:t>г.</w:t>
            </w:r>
          </w:p>
          <w:p w14:paraId="0684F226" w14:textId="77777777" w:rsidR="002D1817" w:rsidRDefault="002D1817" w:rsidP="002D1817">
            <w:pPr>
              <w:tabs>
                <w:tab w:val="left" w:pos="8364"/>
              </w:tabs>
              <w:ind w:right="-143"/>
              <w:rPr>
                <w:sz w:val="28"/>
                <w:szCs w:val="28"/>
              </w:rPr>
            </w:pPr>
          </w:p>
          <w:p w14:paraId="354A4684" w14:textId="4C5A4645" w:rsidR="002D1817" w:rsidRDefault="002D1817" w:rsidP="002D1817">
            <w:pPr>
              <w:tabs>
                <w:tab w:val="left" w:pos="8364"/>
              </w:tabs>
              <w:ind w:right="-143"/>
              <w:rPr>
                <w:sz w:val="28"/>
                <w:szCs w:val="28"/>
              </w:rPr>
            </w:pPr>
            <w:r>
              <w:rPr>
                <w:sz w:val="28"/>
                <w:szCs w:val="28"/>
              </w:rPr>
              <w:t xml:space="preserve"> </w:t>
            </w:r>
          </w:p>
        </w:tc>
      </w:tr>
    </w:tbl>
    <w:p w14:paraId="323E8F33" w14:textId="77777777" w:rsidR="002D1817" w:rsidRDefault="002D1817" w:rsidP="002D1817">
      <w:pPr>
        <w:tabs>
          <w:tab w:val="left" w:pos="8364"/>
        </w:tabs>
        <w:ind w:right="-143"/>
      </w:pPr>
    </w:p>
    <w:p w14:paraId="25086049" w14:textId="577C72DB" w:rsidR="002D1817" w:rsidRDefault="002D1817" w:rsidP="00484BCD">
      <w:pPr>
        <w:tabs>
          <w:tab w:val="left" w:pos="8364"/>
        </w:tabs>
        <w:spacing w:after="160" w:line="259" w:lineRule="auto"/>
        <w:ind w:right="-143" w:firstLine="0"/>
        <w:rPr>
          <w:sz w:val="32"/>
          <w:szCs w:val="32"/>
        </w:rPr>
      </w:pPr>
    </w:p>
    <w:p w14:paraId="5C4F116D" w14:textId="605C6294" w:rsidR="00FD4E09" w:rsidRDefault="00FD4E09" w:rsidP="00484BCD">
      <w:pPr>
        <w:tabs>
          <w:tab w:val="left" w:pos="8364"/>
        </w:tabs>
        <w:spacing w:after="160" w:line="259" w:lineRule="auto"/>
        <w:ind w:right="-143" w:firstLine="0"/>
        <w:rPr>
          <w:sz w:val="32"/>
          <w:szCs w:val="32"/>
        </w:rPr>
      </w:pPr>
    </w:p>
    <w:bookmarkEnd w:id="0"/>
    <w:p w14:paraId="2736E5CC" w14:textId="152F7542" w:rsidR="004C6EBA" w:rsidRDefault="004C6EBA" w:rsidP="00752525">
      <w:pPr>
        <w:ind w:firstLine="0"/>
        <w:rPr>
          <w:sz w:val="28"/>
          <w:szCs w:val="28"/>
        </w:rPr>
      </w:pPr>
    </w:p>
    <w:p w14:paraId="58B222B7" w14:textId="103541A6" w:rsidR="006A4B85" w:rsidRDefault="006A4B85" w:rsidP="00752525">
      <w:pPr>
        <w:ind w:firstLine="0"/>
        <w:rPr>
          <w:sz w:val="28"/>
          <w:szCs w:val="28"/>
        </w:rPr>
      </w:pPr>
    </w:p>
    <w:p w14:paraId="3E82BB0A" w14:textId="77777777" w:rsidR="006A4B85" w:rsidRPr="006A4B85" w:rsidRDefault="006A4B85" w:rsidP="006A4B85">
      <w:pPr>
        <w:shd w:val="clear" w:color="auto" w:fill="FFFFFF"/>
        <w:spacing w:after="480" w:line="360" w:lineRule="auto"/>
        <w:ind w:right="0" w:firstLine="709"/>
        <w:jc w:val="center"/>
        <w:textAlignment w:val="baseline"/>
        <w:rPr>
          <w:b/>
          <w:sz w:val="28"/>
          <w:szCs w:val="28"/>
        </w:rPr>
      </w:pPr>
      <w:r w:rsidRPr="006A4B85">
        <w:rPr>
          <w:b/>
          <w:sz w:val="28"/>
          <w:szCs w:val="28"/>
        </w:rPr>
        <w:lastRenderedPageBreak/>
        <w:t>Содержание</w:t>
      </w:r>
    </w:p>
    <w:p w14:paraId="384E3D15" w14:textId="77777777" w:rsidR="006A4B85" w:rsidRPr="006A4B85" w:rsidRDefault="006A4B85" w:rsidP="006A4B85">
      <w:pPr>
        <w:shd w:val="clear" w:color="auto" w:fill="FFFFFF"/>
        <w:tabs>
          <w:tab w:val="right" w:leader="dot" w:pos="9345"/>
        </w:tabs>
        <w:spacing w:after="100" w:line="360" w:lineRule="auto"/>
        <w:ind w:right="0" w:firstLine="0"/>
        <w:textAlignment w:val="baseline"/>
        <w:rPr>
          <w:rFonts w:asciiTheme="minorHAnsi" w:eastAsiaTheme="minorEastAsia" w:hAnsiTheme="minorHAnsi" w:cstheme="minorBidi"/>
          <w:noProof/>
          <w:color w:val="auto"/>
          <w:kern w:val="2"/>
          <w:sz w:val="22"/>
          <w14:ligatures w14:val="standardContextual"/>
        </w:rPr>
      </w:pPr>
      <w:r w:rsidRPr="006A4B85">
        <w:rPr>
          <w:b/>
          <w:sz w:val="28"/>
          <w:szCs w:val="28"/>
        </w:rPr>
        <w:fldChar w:fldCharType="begin"/>
      </w:r>
      <w:r w:rsidRPr="006A4B85">
        <w:rPr>
          <w:b/>
          <w:sz w:val="28"/>
          <w:szCs w:val="28"/>
        </w:rPr>
        <w:instrText xml:space="preserve"> TOC \o "1-3" \u </w:instrText>
      </w:r>
      <w:r w:rsidRPr="006A4B85">
        <w:rPr>
          <w:b/>
          <w:sz w:val="28"/>
          <w:szCs w:val="28"/>
        </w:rPr>
        <w:fldChar w:fldCharType="separate"/>
      </w:r>
      <w:r w:rsidRPr="006A4B85">
        <w:rPr>
          <w:noProof/>
          <w:sz w:val="28"/>
          <w:szCs w:val="28"/>
        </w:rPr>
        <w:t>Введение</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_Toc135069358 \h </w:instrText>
      </w:r>
      <w:r w:rsidRPr="006A4B85">
        <w:rPr>
          <w:noProof/>
          <w:sz w:val="28"/>
          <w:szCs w:val="28"/>
        </w:rPr>
      </w:r>
      <w:r w:rsidRPr="006A4B85">
        <w:rPr>
          <w:noProof/>
          <w:sz w:val="28"/>
          <w:szCs w:val="28"/>
        </w:rPr>
        <w:fldChar w:fldCharType="separate"/>
      </w:r>
      <w:r w:rsidRPr="006A4B85">
        <w:rPr>
          <w:noProof/>
          <w:sz w:val="28"/>
          <w:szCs w:val="28"/>
        </w:rPr>
        <w:t>7</w:t>
      </w:r>
      <w:r w:rsidRPr="006A4B85">
        <w:rPr>
          <w:noProof/>
          <w:sz w:val="28"/>
          <w:szCs w:val="28"/>
        </w:rPr>
        <w:fldChar w:fldCharType="end"/>
      </w:r>
    </w:p>
    <w:p w14:paraId="2C8A2F4A" w14:textId="77777777" w:rsidR="006A4B85" w:rsidRPr="006A4B85" w:rsidRDefault="006A4B85" w:rsidP="006A4B85">
      <w:pPr>
        <w:shd w:val="clear" w:color="auto" w:fill="FFFFFF"/>
        <w:tabs>
          <w:tab w:val="right" w:leader="dot" w:pos="9345"/>
        </w:tabs>
        <w:spacing w:after="100" w:line="360" w:lineRule="auto"/>
        <w:ind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1 Аналитический обзор предметной области</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_Toc135069359 \h </w:instrText>
      </w:r>
      <w:r w:rsidRPr="006A4B85">
        <w:rPr>
          <w:noProof/>
          <w:sz w:val="28"/>
          <w:szCs w:val="28"/>
        </w:rPr>
      </w:r>
      <w:r w:rsidRPr="006A4B85">
        <w:rPr>
          <w:noProof/>
          <w:sz w:val="28"/>
          <w:szCs w:val="28"/>
        </w:rPr>
        <w:fldChar w:fldCharType="separate"/>
      </w:r>
      <w:r w:rsidRPr="006A4B85">
        <w:rPr>
          <w:noProof/>
          <w:sz w:val="28"/>
          <w:szCs w:val="28"/>
        </w:rPr>
        <w:t>8</w:t>
      </w:r>
      <w:r w:rsidRPr="006A4B85">
        <w:rPr>
          <w:noProof/>
          <w:sz w:val="28"/>
          <w:szCs w:val="28"/>
        </w:rPr>
        <w:fldChar w:fldCharType="end"/>
      </w:r>
    </w:p>
    <w:p w14:paraId="4C44E97F" w14:textId="77777777" w:rsidR="006A4B85" w:rsidRPr="006A4B85" w:rsidRDefault="006A4B85" w:rsidP="006A4B85">
      <w:pPr>
        <w:shd w:val="clear" w:color="auto" w:fill="FFFFFF"/>
        <w:tabs>
          <w:tab w:val="right" w:leader="dot" w:pos="9345"/>
        </w:tabs>
        <w:spacing w:after="100" w:line="360" w:lineRule="auto"/>
        <w:ind w:left="280"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1.1 Обзор задачи классификации изображений</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_Toc135069360 \h </w:instrText>
      </w:r>
      <w:r w:rsidRPr="006A4B85">
        <w:rPr>
          <w:noProof/>
          <w:sz w:val="28"/>
          <w:szCs w:val="28"/>
        </w:rPr>
      </w:r>
      <w:r w:rsidRPr="006A4B85">
        <w:rPr>
          <w:noProof/>
          <w:sz w:val="28"/>
          <w:szCs w:val="28"/>
        </w:rPr>
        <w:fldChar w:fldCharType="separate"/>
      </w:r>
      <w:r w:rsidRPr="006A4B85">
        <w:rPr>
          <w:noProof/>
          <w:sz w:val="28"/>
          <w:szCs w:val="28"/>
        </w:rPr>
        <w:t>8</w:t>
      </w:r>
      <w:r w:rsidRPr="006A4B85">
        <w:rPr>
          <w:noProof/>
          <w:sz w:val="28"/>
          <w:szCs w:val="28"/>
        </w:rPr>
        <w:fldChar w:fldCharType="end"/>
      </w:r>
    </w:p>
    <w:p w14:paraId="0ABE8F26" w14:textId="77777777" w:rsidR="006A4B85" w:rsidRPr="006A4B85" w:rsidRDefault="006A4B85" w:rsidP="006A4B85">
      <w:pPr>
        <w:shd w:val="clear" w:color="auto" w:fill="FFFFFF"/>
        <w:tabs>
          <w:tab w:val="right" w:leader="dot" w:pos="9345"/>
        </w:tabs>
        <w:spacing w:after="100" w:line="360" w:lineRule="auto"/>
        <w:ind w:left="280"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1.2 Обзор методов машинного обучения для классификации изображений</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_Toc135069361 \h </w:instrText>
      </w:r>
      <w:r w:rsidRPr="006A4B85">
        <w:rPr>
          <w:noProof/>
          <w:sz w:val="28"/>
          <w:szCs w:val="28"/>
        </w:rPr>
      </w:r>
      <w:r w:rsidRPr="006A4B85">
        <w:rPr>
          <w:noProof/>
          <w:sz w:val="28"/>
          <w:szCs w:val="28"/>
        </w:rPr>
        <w:fldChar w:fldCharType="separate"/>
      </w:r>
      <w:r w:rsidRPr="006A4B85">
        <w:rPr>
          <w:noProof/>
          <w:sz w:val="28"/>
          <w:szCs w:val="28"/>
        </w:rPr>
        <w:t>8</w:t>
      </w:r>
      <w:r w:rsidRPr="006A4B85">
        <w:rPr>
          <w:noProof/>
          <w:sz w:val="28"/>
          <w:szCs w:val="28"/>
        </w:rPr>
        <w:fldChar w:fldCharType="end"/>
      </w:r>
    </w:p>
    <w:p w14:paraId="4B864865" w14:textId="77777777" w:rsidR="006A4B85" w:rsidRPr="006A4B85" w:rsidRDefault="006A4B85" w:rsidP="006A4B85">
      <w:pPr>
        <w:shd w:val="clear" w:color="auto" w:fill="FFFFFF"/>
        <w:tabs>
          <w:tab w:val="right" w:leader="dot" w:pos="9345"/>
        </w:tabs>
        <w:spacing w:after="100" w:line="360" w:lineRule="auto"/>
        <w:ind w:left="280"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1.3 Постановка задачи</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_Toc135069362 \h </w:instrText>
      </w:r>
      <w:r w:rsidRPr="006A4B85">
        <w:rPr>
          <w:noProof/>
          <w:sz w:val="28"/>
          <w:szCs w:val="28"/>
        </w:rPr>
      </w:r>
      <w:r w:rsidRPr="006A4B85">
        <w:rPr>
          <w:noProof/>
          <w:sz w:val="28"/>
          <w:szCs w:val="28"/>
        </w:rPr>
        <w:fldChar w:fldCharType="separate"/>
      </w:r>
      <w:r w:rsidRPr="006A4B85">
        <w:rPr>
          <w:noProof/>
          <w:sz w:val="28"/>
          <w:szCs w:val="28"/>
        </w:rPr>
        <w:t>8</w:t>
      </w:r>
      <w:r w:rsidRPr="006A4B85">
        <w:rPr>
          <w:noProof/>
          <w:sz w:val="28"/>
          <w:szCs w:val="28"/>
        </w:rPr>
        <w:fldChar w:fldCharType="end"/>
      </w:r>
    </w:p>
    <w:p w14:paraId="79942F3E" w14:textId="77777777" w:rsidR="006A4B85" w:rsidRPr="006A4B85" w:rsidRDefault="006A4B85" w:rsidP="006A4B85">
      <w:pPr>
        <w:shd w:val="clear" w:color="auto" w:fill="FFFFFF"/>
        <w:tabs>
          <w:tab w:val="right" w:leader="dot" w:pos="9345"/>
        </w:tabs>
        <w:spacing w:after="100" w:line="360" w:lineRule="auto"/>
        <w:ind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2 Описание модели классификации изображений</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_Toc135069363 \h </w:instrText>
      </w:r>
      <w:r w:rsidRPr="006A4B85">
        <w:rPr>
          <w:noProof/>
          <w:sz w:val="28"/>
          <w:szCs w:val="28"/>
        </w:rPr>
      </w:r>
      <w:r w:rsidRPr="006A4B85">
        <w:rPr>
          <w:noProof/>
          <w:sz w:val="28"/>
          <w:szCs w:val="28"/>
        </w:rPr>
        <w:fldChar w:fldCharType="separate"/>
      </w:r>
      <w:r w:rsidRPr="006A4B85">
        <w:rPr>
          <w:noProof/>
          <w:sz w:val="28"/>
          <w:szCs w:val="28"/>
        </w:rPr>
        <w:t>9</w:t>
      </w:r>
      <w:r w:rsidRPr="006A4B85">
        <w:rPr>
          <w:noProof/>
          <w:sz w:val="28"/>
          <w:szCs w:val="28"/>
        </w:rPr>
        <w:fldChar w:fldCharType="end"/>
      </w:r>
    </w:p>
    <w:p w14:paraId="44E55496" w14:textId="77777777" w:rsidR="006A4B85" w:rsidRPr="006A4B85" w:rsidRDefault="006A4B85" w:rsidP="006A4B85">
      <w:pPr>
        <w:shd w:val="clear" w:color="auto" w:fill="FFFFFF"/>
        <w:tabs>
          <w:tab w:val="right" w:leader="dot" w:pos="9345"/>
        </w:tabs>
        <w:spacing w:after="100" w:line="360" w:lineRule="auto"/>
        <w:ind w:left="280"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2.1 Обоснование выбора модели</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_Toc135069364 \h </w:instrText>
      </w:r>
      <w:r w:rsidRPr="006A4B85">
        <w:rPr>
          <w:noProof/>
          <w:sz w:val="28"/>
          <w:szCs w:val="28"/>
        </w:rPr>
      </w:r>
      <w:r w:rsidRPr="006A4B85">
        <w:rPr>
          <w:noProof/>
          <w:sz w:val="28"/>
          <w:szCs w:val="28"/>
        </w:rPr>
        <w:fldChar w:fldCharType="separate"/>
      </w:r>
      <w:r w:rsidRPr="006A4B85">
        <w:rPr>
          <w:noProof/>
          <w:sz w:val="28"/>
          <w:szCs w:val="28"/>
        </w:rPr>
        <w:t>9</w:t>
      </w:r>
      <w:r w:rsidRPr="006A4B85">
        <w:rPr>
          <w:noProof/>
          <w:sz w:val="28"/>
          <w:szCs w:val="28"/>
        </w:rPr>
        <w:fldChar w:fldCharType="end"/>
      </w:r>
    </w:p>
    <w:p w14:paraId="2CEACA19" w14:textId="77777777" w:rsidR="006A4B85" w:rsidRPr="006A4B85" w:rsidRDefault="006A4B85" w:rsidP="006A4B85">
      <w:pPr>
        <w:shd w:val="clear" w:color="auto" w:fill="FFFFFF"/>
        <w:tabs>
          <w:tab w:val="right" w:leader="dot" w:pos="9345"/>
        </w:tabs>
        <w:spacing w:after="100" w:line="360" w:lineRule="auto"/>
        <w:ind w:left="280"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2.2 Архитектура модели</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_Toc135069365 \h </w:instrText>
      </w:r>
      <w:r w:rsidRPr="006A4B85">
        <w:rPr>
          <w:noProof/>
          <w:sz w:val="28"/>
          <w:szCs w:val="28"/>
        </w:rPr>
      </w:r>
      <w:r w:rsidRPr="006A4B85">
        <w:rPr>
          <w:noProof/>
          <w:sz w:val="28"/>
          <w:szCs w:val="28"/>
        </w:rPr>
        <w:fldChar w:fldCharType="separate"/>
      </w:r>
      <w:r w:rsidRPr="006A4B85">
        <w:rPr>
          <w:noProof/>
          <w:sz w:val="28"/>
          <w:szCs w:val="28"/>
        </w:rPr>
        <w:t>9</w:t>
      </w:r>
      <w:r w:rsidRPr="006A4B85">
        <w:rPr>
          <w:noProof/>
          <w:sz w:val="28"/>
          <w:szCs w:val="28"/>
        </w:rPr>
        <w:fldChar w:fldCharType="end"/>
      </w:r>
    </w:p>
    <w:p w14:paraId="4657DF1F" w14:textId="77777777" w:rsidR="006A4B85" w:rsidRPr="006A4B85" w:rsidRDefault="006A4B85" w:rsidP="006A4B85">
      <w:pPr>
        <w:shd w:val="clear" w:color="auto" w:fill="FFFFFF"/>
        <w:tabs>
          <w:tab w:val="right" w:leader="dot" w:pos="9345"/>
        </w:tabs>
        <w:spacing w:after="100" w:line="360" w:lineRule="auto"/>
        <w:ind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3 Программная реализация приложения</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_Toc135069366 \h </w:instrText>
      </w:r>
      <w:r w:rsidRPr="006A4B85">
        <w:rPr>
          <w:noProof/>
          <w:sz w:val="28"/>
          <w:szCs w:val="28"/>
        </w:rPr>
      </w:r>
      <w:r w:rsidRPr="006A4B85">
        <w:rPr>
          <w:noProof/>
          <w:sz w:val="28"/>
          <w:szCs w:val="28"/>
        </w:rPr>
        <w:fldChar w:fldCharType="separate"/>
      </w:r>
      <w:r w:rsidRPr="006A4B85">
        <w:rPr>
          <w:noProof/>
          <w:sz w:val="28"/>
          <w:szCs w:val="28"/>
        </w:rPr>
        <w:t>10</w:t>
      </w:r>
      <w:r w:rsidRPr="006A4B85">
        <w:rPr>
          <w:noProof/>
          <w:sz w:val="28"/>
          <w:szCs w:val="28"/>
        </w:rPr>
        <w:fldChar w:fldCharType="end"/>
      </w:r>
    </w:p>
    <w:p w14:paraId="34179163" w14:textId="77777777" w:rsidR="006A4B85" w:rsidRPr="006A4B85" w:rsidRDefault="006A4B85" w:rsidP="006A4B85">
      <w:pPr>
        <w:shd w:val="clear" w:color="auto" w:fill="FFFFFF"/>
        <w:tabs>
          <w:tab w:val="right" w:leader="dot" w:pos="9345"/>
        </w:tabs>
        <w:spacing w:after="100" w:line="360" w:lineRule="auto"/>
        <w:ind w:left="280"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3.1 Обоснование выбора средств разработки</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_Toc135069367 \h </w:instrText>
      </w:r>
      <w:r w:rsidRPr="006A4B85">
        <w:rPr>
          <w:noProof/>
          <w:sz w:val="28"/>
          <w:szCs w:val="28"/>
        </w:rPr>
      </w:r>
      <w:r w:rsidRPr="006A4B85">
        <w:rPr>
          <w:noProof/>
          <w:sz w:val="28"/>
          <w:szCs w:val="28"/>
        </w:rPr>
        <w:fldChar w:fldCharType="separate"/>
      </w:r>
      <w:r w:rsidRPr="006A4B85">
        <w:rPr>
          <w:noProof/>
          <w:sz w:val="28"/>
          <w:szCs w:val="28"/>
        </w:rPr>
        <w:t>10</w:t>
      </w:r>
      <w:r w:rsidRPr="006A4B85">
        <w:rPr>
          <w:noProof/>
          <w:sz w:val="28"/>
          <w:szCs w:val="28"/>
        </w:rPr>
        <w:fldChar w:fldCharType="end"/>
      </w:r>
    </w:p>
    <w:p w14:paraId="073156BD" w14:textId="77777777" w:rsidR="006A4B85" w:rsidRPr="006A4B85" w:rsidRDefault="006A4B85" w:rsidP="006A4B85">
      <w:pPr>
        <w:shd w:val="clear" w:color="auto" w:fill="FFFFFF"/>
        <w:tabs>
          <w:tab w:val="right" w:leader="dot" w:pos="9345"/>
        </w:tabs>
        <w:spacing w:after="100" w:line="360" w:lineRule="auto"/>
        <w:ind w:left="280"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3.2 Описание программной реализации</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_Toc135069368 \h </w:instrText>
      </w:r>
      <w:r w:rsidRPr="006A4B85">
        <w:rPr>
          <w:noProof/>
          <w:sz w:val="28"/>
          <w:szCs w:val="28"/>
        </w:rPr>
      </w:r>
      <w:r w:rsidRPr="006A4B85">
        <w:rPr>
          <w:noProof/>
          <w:sz w:val="28"/>
          <w:szCs w:val="28"/>
        </w:rPr>
        <w:fldChar w:fldCharType="separate"/>
      </w:r>
      <w:r w:rsidRPr="006A4B85">
        <w:rPr>
          <w:noProof/>
          <w:sz w:val="28"/>
          <w:szCs w:val="28"/>
        </w:rPr>
        <w:t>10</w:t>
      </w:r>
      <w:r w:rsidRPr="006A4B85">
        <w:rPr>
          <w:noProof/>
          <w:sz w:val="28"/>
          <w:szCs w:val="28"/>
        </w:rPr>
        <w:fldChar w:fldCharType="end"/>
      </w:r>
    </w:p>
    <w:p w14:paraId="0AD946FD" w14:textId="77777777" w:rsidR="006A4B85" w:rsidRPr="006A4B85" w:rsidRDefault="006A4B85" w:rsidP="006A4B85">
      <w:pPr>
        <w:shd w:val="clear" w:color="auto" w:fill="FFFFFF"/>
        <w:tabs>
          <w:tab w:val="right" w:leader="dot" w:pos="9345"/>
        </w:tabs>
        <w:spacing w:after="100" w:line="360" w:lineRule="auto"/>
        <w:ind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 xml:space="preserve">4. Тестирование модели </w:t>
      </w:r>
      <w:r w:rsidRPr="006A4B85">
        <w:rPr>
          <w:noProof/>
          <w:color w:val="000000" w:themeColor="text1"/>
          <w:sz w:val="28"/>
          <w:szCs w:val="28"/>
        </w:rPr>
        <w:t>приложения</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_Toc135069369 \h </w:instrText>
      </w:r>
      <w:r w:rsidRPr="006A4B85">
        <w:rPr>
          <w:noProof/>
          <w:sz w:val="28"/>
          <w:szCs w:val="28"/>
        </w:rPr>
      </w:r>
      <w:r w:rsidRPr="006A4B85">
        <w:rPr>
          <w:noProof/>
          <w:sz w:val="28"/>
          <w:szCs w:val="28"/>
        </w:rPr>
        <w:fldChar w:fldCharType="separate"/>
      </w:r>
      <w:r w:rsidRPr="006A4B85">
        <w:rPr>
          <w:noProof/>
          <w:sz w:val="28"/>
          <w:szCs w:val="28"/>
        </w:rPr>
        <w:t>11</w:t>
      </w:r>
      <w:r w:rsidRPr="006A4B85">
        <w:rPr>
          <w:noProof/>
          <w:sz w:val="28"/>
          <w:szCs w:val="28"/>
        </w:rPr>
        <w:fldChar w:fldCharType="end"/>
      </w:r>
    </w:p>
    <w:p w14:paraId="4C84FF79" w14:textId="77777777" w:rsidR="006A4B85" w:rsidRPr="006A4B85" w:rsidRDefault="006A4B85" w:rsidP="006A4B85">
      <w:pPr>
        <w:shd w:val="clear" w:color="auto" w:fill="FFFFFF"/>
        <w:tabs>
          <w:tab w:val="right" w:leader="dot" w:pos="9345"/>
        </w:tabs>
        <w:spacing w:after="100" w:line="360" w:lineRule="auto"/>
        <w:ind w:left="280"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4.1 Описание процесса тестирования</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_Toc135069370 \h </w:instrText>
      </w:r>
      <w:r w:rsidRPr="006A4B85">
        <w:rPr>
          <w:noProof/>
          <w:sz w:val="28"/>
          <w:szCs w:val="28"/>
        </w:rPr>
      </w:r>
      <w:r w:rsidRPr="006A4B85">
        <w:rPr>
          <w:noProof/>
          <w:sz w:val="28"/>
          <w:szCs w:val="28"/>
        </w:rPr>
        <w:fldChar w:fldCharType="separate"/>
      </w:r>
      <w:r w:rsidRPr="006A4B85">
        <w:rPr>
          <w:noProof/>
          <w:sz w:val="28"/>
          <w:szCs w:val="28"/>
        </w:rPr>
        <w:t>11</w:t>
      </w:r>
      <w:r w:rsidRPr="006A4B85">
        <w:rPr>
          <w:noProof/>
          <w:sz w:val="28"/>
          <w:szCs w:val="28"/>
        </w:rPr>
        <w:fldChar w:fldCharType="end"/>
      </w:r>
    </w:p>
    <w:p w14:paraId="25499B34" w14:textId="77777777" w:rsidR="006A4B85" w:rsidRPr="006A4B85" w:rsidRDefault="006A4B85" w:rsidP="006A4B85">
      <w:pPr>
        <w:shd w:val="clear" w:color="auto" w:fill="FFFFFF"/>
        <w:tabs>
          <w:tab w:val="right" w:leader="dot" w:pos="9345"/>
        </w:tabs>
        <w:spacing w:after="100" w:line="360" w:lineRule="auto"/>
        <w:ind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Заключение</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_Toc135069371 \h </w:instrText>
      </w:r>
      <w:r w:rsidRPr="006A4B85">
        <w:rPr>
          <w:noProof/>
          <w:sz w:val="28"/>
          <w:szCs w:val="28"/>
        </w:rPr>
      </w:r>
      <w:r w:rsidRPr="006A4B85">
        <w:rPr>
          <w:noProof/>
          <w:sz w:val="28"/>
          <w:szCs w:val="28"/>
        </w:rPr>
        <w:fldChar w:fldCharType="separate"/>
      </w:r>
      <w:r w:rsidRPr="006A4B85">
        <w:rPr>
          <w:noProof/>
          <w:sz w:val="28"/>
          <w:szCs w:val="28"/>
        </w:rPr>
        <w:t>12</w:t>
      </w:r>
      <w:r w:rsidRPr="006A4B85">
        <w:rPr>
          <w:noProof/>
          <w:sz w:val="28"/>
          <w:szCs w:val="28"/>
        </w:rPr>
        <w:fldChar w:fldCharType="end"/>
      </w:r>
    </w:p>
    <w:p w14:paraId="13D3CFFE" w14:textId="77777777" w:rsidR="006A4B85" w:rsidRPr="006A4B85" w:rsidRDefault="006A4B85" w:rsidP="006A4B85">
      <w:pPr>
        <w:shd w:val="clear" w:color="auto" w:fill="FFFFFF"/>
        <w:tabs>
          <w:tab w:val="right" w:leader="dot" w:pos="9345"/>
        </w:tabs>
        <w:spacing w:after="100" w:line="360" w:lineRule="auto"/>
        <w:ind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Перечень использованных информационных ресурсов</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_Toc135069372 \h </w:instrText>
      </w:r>
      <w:r w:rsidRPr="006A4B85">
        <w:rPr>
          <w:noProof/>
          <w:sz w:val="28"/>
          <w:szCs w:val="28"/>
        </w:rPr>
      </w:r>
      <w:r w:rsidRPr="006A4B85">
        <w:rPr>
          <w:noProof/>
          <w:sz w:val="28"/>
          <w:szCs w:val="28"/>
        </w:rPr>
        <w:fldChar w:fldCharType="separate"/>
      </w:r>
      <w:r w:rsidRPr="006A4B85">
        <w:rPr>
          <w:noProof/>
          <w:sz w:val="28"/>
          <w:szCs w:val="28"/>
        </w:rPr>
        <w:t>13</w:t>
      </w:r>
      <w:r w:rsidRPr="006A4B85">
        <w:rPr>
          <w:noProof/>
          <w:sz w:val="28"/>
          <w:szCs w:val="28"/>
        </w:rPr>
        <w:fldChar w:fldCharType="end"/>
      </w:r>
    </w:p>
    <w:p w14:paraId="3FDEFC4B" w14:textId="77777777" w:rsidR="006A4B85" w:rsidRPr="006A4B85" w:rsidRDefault="006A4B85" w:rsidP="006A4B85">
      <w:pPr>
        <w:shd w:val="clear" w:color="auto" w:fill="FFFFFF"/>
        <w:tabs>
          <w:tab w:val="right" w:leader="dot" w:pos="9345"/>
        </w:tabs>
        <w:spacing w:after="100" w:line="360" w:lineRule="auto"/>
        <w:ind w:right="0" w:firstLine="0"/>
        <w:textAlignment w:val="baseline"/>
        <w:rPr>
          <w:rFonts w:asciiTheme="minorHAnsi" w:eastAsiaTheme="minorEastAsia" w:hAnsiTheme="minorHAnsi" w:cstheme="minorBidi"/>
          <w:noProof/>
          <w:color w:val="auto"/>
          <w:kern w:val="2"/>
          <w:sz w:val="22"/>
          <w14:ligatures w14:val="standardContextual"/>
        </w:rPr>
      </w:pPr>
      <w:r w:rsidRPr="006A4B85">
        <w:rPr>
          <w:noProof/>
          <w:sz w:val="28"/>
          <w:szCs w:val="28"/>
        </w:rPr>
        <w:t>Приложение А Листинг программы</w:t>
      </w:r>
      <w:r w:rsidRPr="006A4B85">
        <w:rPr>
          <w:noProof/>
          <w:sz w:val="28"/>
          <w:szCs w:val="28"/>
        </w:rPr>
        <w:tab/>
      </w:r>
      <w:r w:rsidRPr="006A4B85">
        <w:rPr>
          <w:noProof/>
          <w:sz w:val="28"/>
          <w:szCs w:val="28"/>
        </w:rPr>
        <w:fldChar w:fldCharType="begin"/>
      </w:r>
      <w:r w:rsidRPr="006A4B85">
        <w:rPr>
          <w:noProof/>
          <w:sz w:val="28"/>
          <w:szCs w:val="28"/>
        </w:rPr>
        <w:instrText xml:space="preserve"> PAGEREF _Toc135069373 \h </w:instrText>
      </w:r>
      <w:r w:rsidRPr="006A4B85">
        <w:rPr>
          <w:noProof/>
          <w:sz w:val="28"/>
          <w:szCs w:val="28"/>
        </w:rPr>
      </w:r>
      <w:r w:rsidRPr="006A4B85">
        <w:rPr>
          <w:noProof/>
          <w:sz w:val="28"/>
          <w:szCs w:val="28"/>
        </w:rPr>
        <w:fldChar w:fldCharType="separate"/>
      </w:r>
      <w:r w:rsidRPr="006A4B85">
        <w:rPr>
          <w:noProof/>
          <w:sz w:val="28"/>
          <w:szCs w:val="28"/>
        </w:rPr>
        <w:t>14</w:t>
      </w:r>
      <w:r w:rsidRPr="006A4B85">
        <w:rPr>
          <w:noProof/>
          <w:sz w:val="28"/>
          <w:szCs w:val="28"/>
        </w:rPr>
        <w:fldChar w:fldCharType="end"/>
      </w:r>
    </w:p>
    <w:p w14:paraId="6881ABD9" w14:textId="77777777" w:rsidR="006A4B85" w:rsidRPr="006A4B85" w:rsidRDefault="006A4B85" w:rsidP="006A4B85">
      <w:pPr>
        <w:shd w:val="clear" w:color="auto" w:fill="FFFFFF"/>
        <w:spacing w:after="0" w:line="360" w:lineRule="auto"/>
        <w:ind w:right="0" w:firstLine="0"/>
        <w:textAlignment w:val="baseline"/>
        <w:rPr>
          <w:sz w:val="28"/>
          <w:szCs w:val="28"/>
        </w:rPr>
      </w:pPr>
      <w:r w:rsidRPr="006A4B85">
        <w:rPr>
          <w:b/>
          <w:sz w:val="28"/>
          <w:szCs w:val="28"/>
        </w:rPr>
        <w:fldChar w:fldCharType="end"/>
      </w:r>
    </w:p>
    <w:p w14:paraId="51AAA588" w14:textId="77777777" w:rsidR="006A4B85" w:rsidRPr="006A4B85" w:rsidRDefault="006A4B85" w:rsidP="006A4B85">
      <w:pPr>
        <w:keepNext/>
        <w:keepLines/>
        <w:pageBreakBefore/>
        <w:shd w:val="clear" w:color="auto" w:fill="FFFFFF"/>
        <w:spacing w:before="480" w:after="480" w:line="360" w:lineRule="auto"/>
        <w:ind w:right="0" w:firstLine="0"/>
        <w:jc w:val="center"/>
        <w:textAlignment w:val="baseline"/>
        <w:outlineLvl w:val="0"/>
        <w:rPr>
          <w:b/>
          <w:bCs/>
          <w:sz w:val="32"/>
          <w:szCs w:val="28"/>
        </w:rPr>
      </w:pPr>
      <w:bookmarkStart w:id="2" w:name="_Toc135069358"/>
      <w:r w:rsidRPr="006A4B85">
        <w:rPr>
          <w:b/>
          <w:bCs/>
          <w:sz w:val="32"/>
          <w:szCs w:val="28"/>
        </w:rPr>
        <w:lastRenderedPageBreak/>
        <w:t>Введение</w:t>
      </w:r>
      <w:bookmarkEnd w:id="2"/>
    </w:p>
    <w:p w14:paraId="1A9D3C5C"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Задача распознавания изображений является очень важной, так как возможность автоматического распознавания компьютером изображений приносит множество новых возможностей в развитии науки и техники, таких, как разработка систем поиска лиц и других объектов на фотографиях, контроля качества производимой продукции без участия человека, автоматического управления транспортом и множество других.</w:t>
      </w:r>
    </w:p>
    <w:p w14:paraId="1D2142C2"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В настоящее время для решения задачи классификации широко используются технологии искусственного интеллекта. </w:t>
      </w:r>
    </w:p>
    <w:p w14:paraId="200ABBD5"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Поэтому целью данной работы является реализация </w:t>
      </w:r>
      <w:r w:rsidRPr="006A4B85">
        <w:rPr>
          <w:sz w:val="28"/>
          <w:szCs w:val="28"/>
          <w:lang w:val="en-US"/>
        </w:rPr>
        <w:t>web</w:t>
      </w:r>
      <w:r w:rsidRPr="006A4B85">
        <w:rPr>
          <w:sz w:val="28"/>
          <w:szCs w:val="28"/>
        </w:rPr>
        <w:t>-приложения с использованием модели глубокого обучения для классификации изображений эмоций человека. Данную модель можно будет интегрировать в приложения, связанные с распознаванием эмоций человека на изображении.</w:t>
      </w:r>
    </w:p>
    <w:p w14:paraId="56D4AC6D" w14:textId="77777777" w:rsidR="006A4B85" w:rsidRPr="006A4B85" w:rsidRDefault="006A4B85" w:rsidP="006A4B85">
      <w:pPr>
        <w:keepNext/>
        <w:keepLines/>
        <w:pageBreakBefore/>
        <w:shd w:val="clear" w:color="auto" w:fill="FFFFFF"/>
        <w:spacing w:before="480" w:after="480" w:line="360" w:lineRule="auto"/>
        <w:ind w:right="0" w:firstLine="709"/>
        <w:textAlignment w:val="baseline"/>
        <w:outlineLvl w:val="0"/>
        <w:rPr>
          <w:b/>
          <w:bCs/>
          <w:sz w:val="32"/>
          <w:szCs w:val="28"/>
        </w:rPr>
      </w:pPr>
      <w:bookmarkStart w:id="3" w:name="_Toc135069359"/>
      <w:r w:rsidRPr="006A4B85">
        <w:rPr>
          <w:b/>
          <w:bCs/>
          <w:sz w:val="32"/>
          <w:szCs w:val="28"/>
        </w:rPr>
        <w:lastRenderedPageBreak/>
        <w:t>1 Аналитический обзор предметной области</w:t>
      </w:r>
      <w:bookmarkEnd w:id="3"/>
    </w:p>
    <w:p w14:paraId="37E7A777" w14:textId="77777777" w:rsidR="006A4B85" w:rsidRPr="006A4B85" w:rsidRDefault="006A4B85" w:rsidP="006A4B85">
      <w:pPr>
        <w:keepNext/>
        <w:keepLines/>
        <w:shd w:val="clear" w:color="auto" w:fill="FFFFFF"/>
        <w:spacing w:before="480" w:after="480" w:line="360" w:lineRule="auto"/>
        <w:ind w:right="0" w:firstLine="709"/>
        <w:textAlignment w:val="baseline"/>
        <w:outlineLvl w:val="1"/>
        <w:rPr>
          <w:b/>
          <w:bCs/>
          <w:sz w:val="28"/>
          <w:szCs w:val="28"/>
        </w:rPr>
      </w:pPr>
      <w:bookmarkStart w:id="4" w:name="_Toc135069360"/>
      <w:r w:rsidRPr="006A4B85">
        <w:rPr>
          <w:b/>
          <w:bCs/>
          <w:sz w:val="28"/>
          <w:szCs w:val="28"/>
        </w:rPr>
        <w:t>1.1 Обзор задачи классификации изображений</w:t>
      </w:r>
      <w:bookmarkEnd w:id="4"/>
    </w:p>
    <w:p w14:paraId="4D106037" w14:textId="77777777" w:rsidR="006A4B85" w:rsidRPr="006A4B85" w:rsidRDefault="006A4B85" w:rsidP="006A4B85">
      <w:pPr>
        <w:shd w:val="clear" w:color="auto" w:fill="FFFFFF"/>
        <w:tabs>
          <w:tab w:val="left" w:pos="8364"/>
        </w:tabs>
        <w:spacing w:after="0" w:line="360" w:lineRule="auto"/>
        <w:ind w:right="-142" w:firstLine="709"/>
        <w:textAlignment w:val="baseline"/>
        <w:rPr>
          <w:sz w:val="28"/>
          <w:szCs w:val="28"/>
        </w:rPr>
      </w:pPr>
      <w:bookmarkStart w:id="5" w:name="_Toc135069361"/>
      <w:r w:rsidRPr="006A4B85">
        <w:rPr>
          <w:sz w:val="28"/>
          <w:szCs w:val="28"/>
        </w:rPr>
        <w:t xml:space="preserve">Предметная область, в которой необходимо создать модель обучения – это распознавание человеческих эмоций на фото. Задача состоит в том, что - что бы распознать какая эмоция изображена на фото и предоставить ответ в текстовом формате. Но для того, чтобы распознавание было гибкое для разных типов фото, должны быть выделены различные факторы. </w:t>
      </w:r>
    </w:p>
    <w:p w14:paraId="0847EB9C" w14:textId="77777777" w:rsidR="006A4B85" w:rsidRPr="006A4B85" w:rsidRDefault="006A4B85" w:rsidP="006A4B85">
      <w:pPr>
        <w:shd w:val="clear" w:color="auto" w:fill="FFFFFF"/>
        <w:tabs>
          <w:tab w:val="left" w:pos="8364"/>
        </w:tabs>
        <w:spacing w:after="0" w:line="360" w:lineRule="auto"/>
        <w:ind w:right="-142" w:firstLine="709"/>
        <w:textAlignment w:val="baseline"/>
        <w:rPr>
          <w:color w:val="auto"/>
          <w:sz w:val="28"/>
          <w:szCs w:val="28"/>
        </w:rPr>
      </w:pPr>
      <w:r w:rsidRPr="006A4B85">
        <w:rPr>
          <w:color w:val="auto"/>
          <w:sz w:val="28"/>
          <w:szCs w:val="28"/>
        </w:rPr>
        <w:t>Порой на одном и том же выражении лица может изображено несколько эмоций (к примеру, на фото рисунка 1.1 с нейтральным выражением лица можно классифицировать, как и грустное). Наша модель будет предсказывать только одну эмоцию.</w:t>
      </w:r>
    </w:p>
    <w:p w14:paraId="4A267A0A"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noProof/>
          <w:sz w:val="28"/>
          <w:szCs w:val="28"/>
        </w:rPr>
        <w:drawing>
          <wp:inline distT="0" distB="0" distL="0" distR="0" wp14:anchorId="5242DBF0" wp14:editId="69FC650B">
            <wp:extent cx="5810250" cy="311263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5580" cy="3115489"/>
                    </a:xfrm>
                    <a:prstGeom prst="rect">
                      <a:avLst/>
                    </a:prstGeom>
                    <a:noFill/>
                    <a:ln>
                      <a:noFill/>
                    </a:ln>
                  </pic:spPr>
                </pic:pic>
              </a:graphicData>
            </a:graphic>
          </wp:inline>
        </w:drawing>
      </w:r>
    </w:p>
    <w:p w14:paraId="4124BE94"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color w:val="auto"/>
          <w:sz w:val="28"/>
          <w:szCs w:val="28"/>
        </w:rPr>
      </w:pPr>
      <w:r w:rsidRPr="006A4B85">
        <w:rPr>
          <w:color w:val="auto"/>
          <w:sz w:val="28"/>
          <w:szCs w:val="28"/>
        </w:rPr>
        <w:t>Рисунок 1.1 - Пример неясного выражения лица</w:t>
      </w:r>
    </w:p>
    <w:p w14:paraId="39B011A7" w14:textId="77777777" w:rsidR="006A4B85" w:rsidRPr="006A4B85" w:rsidRDefault="006A4B85" w:rsidP="006A4B85">
      <w:pPr>
        <w:shd w:val="clear" w:color="auto" w:fill="FFFFFF"/>
        <w:tabs>
          <w:tab w:val="left" w:pos="8364"/>
        </w:tabs>
        <w:spacing w:after="160" w:line="360" w:lineRule="auto"/>
        <w:ind w:right="-143" w:firstLine="709"/>
        <w:textAlignment w:val="baseline"/>
        <w:rPr>
          <w:sz w:val="28"/>
          <w:szCs w:val="28"/>
        </w:rPr>
      </w:pPr>
      <w:r w:rsidRPr="006A4B85">
        <w:rPr>
          <w:sz w:val="28"/>
          <w:szCs w:val="28"/>
        </w:rPr>
        <w:t xml:space="preserve">Также надо учитывать возраст человека, так как у одного и того человека в разные периоды времени может быть разная физиономия и черты лица. Черты лица ребёнка значительно отличаются от черт лица взрослого или пожилого человека (к примеру, на рисунке 1.2 изображено изменение </w:t>
      </w:r>
      <w:proofErr w:type="spellStart"/>
      <w:r w:rsidRPr="006A4B85">
        <w:rPr>
          <w:sz w:val="28"/>
          <w:szCs w:val="28"/>
        </w:rPr>
        <w:t>физономии</w:t>
      </w:r>
      <w:proofErr w:type="spellEnd"/>
      <w:r w:rsidRPr="006A4B85">
        <w:rPr>
          <w:sz w:val="28"/>
          <w:szCs w:val="28"/>
        </w:rPr>
        <w:t xml:space="preserve"> лица человека в течении времени).</w:t>
      </w:r>
    </w:p>
    <w:p w14:paraId="32A1FDFF"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noProof/>
          <w:sz w:val="28"/>
          <w:szCs w:val="28"/>
        </w:rPr>
        <w:lastRenderedPageBreak/>
        <w:drawing>
          <wp:inline distT="0" distB="0" distL="0" distR="0" wp14:anchorId="12BD558E" wp14:editId="0487D40C">
            <wp:extent cx="5667375" cy="3197302"/>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303" cy="3207980"/>
                    </a:xfrm>
                    <a:prstGeom prst="rect">
                      <a:avLst/>
                    </a:prstGeom>
                    <a:noFill/>
                    <a:ln>
                      <a:noFill/>
                    </a:ln>
                  </pic:spPr>
                </pic:pic>
              </a:graphicData>
            </a:graphic>
          </wp:inline>
        </w:drawing>
      </w:r>
    </w:p>
    <w:p w14:paraId="0B9A00AC"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sz w:val="28"/>
          <w:szCs w:val="28"/>
        </w:rPr>
        <w:t>Рисунок 1.2 - Пример разной физиономии лица в разные периоды жизни</w:t>
      </w:r>
    </w:p>
    <w:p w14:paraId="2E188294" w14:textId="77777777" w:rsidR="006A4B85" w:rsidRPr="006A4B85" w:rsidRDefault="006A4B85" w:rsidP="006A4B85">
      <w:pPr>
        <w:shd w:val="clear" w:color="auto" w:fill="FFFFFF"/>
        <w:tabs>
          <w:tab w:val="left" w:pos="8364"/>
        </w:tabs>
        <w:spacing w:after="0" w:line="360" w:lineRule="auto"/>
        <w:ind w:right="-142" w:firstLine="709"/>
        <w:textAlignment w:val="baseline"/>
        <w:rPr>
          <w:sz w:val="28"/>
          <w:szCs w:val="28"/>
        </w:rPr>
      </w:pPr>
      <w:r w:rsidRPr="006A4B85">
        <w:rPr>
          <w:sz w:val="28"/>
          <w:szCs w:val="28"/>
        </w:rPr>
        <w:t>Пол человека также имеет значение. Физиономия лиц мужчин и женщин заметно отличается (к примеру, у большинства женщин область подбородка более узкая, чем у мужчин).</w:t>
      </w:r>
    </w:p>
    <w:p w14:paraId="7D56352A" w14:textId="77777777" w:rsidR="006A4B85" w:rsidRPr="006A4B85" w:rsidRDefault="006A4B85" w:rsidP="006A4B85">
      <w:pPr>
        <w:shd w:val="clear" w:color="auto" w:fill="FFFFFF"/>
        <w:tabs>
          <w:tab w:val="left" w:pos="8364"/>
        </w:tabs>
        <w:spacing w:after="160" w:line="360" w:lineRule="auto"/>
        <w:ind w:right="-143" w:firstLine="709"/>
        <w:textAlignment w:val="baseline"/>
        <w:rPr>
          <w:sz w:val="28"/>
          <w:szCs w:val="28"/>
        </w:rPr>
      </w:pPr>
      <w:r w:rsidRPr="006A4B85">
        <w:rPr>
          <w:sz w:val="28"/>
          <w:szCs w:val="28"/>
        </w:rPr>
        <w:t>Лицо может быть направлено не прямо на камеру, а куда-то в сторону. Этот фактор тоже надо учитывать при тренировке модели</w:t>
      </w:r>
      <w:bookmarkStart w:id="6" w:name="_Hlk136271748"/>
      <w:r w:rsidRPr="006A4B85">
        <w:rPr>
          <w:sz w:val="28"/>
          <w:szCs w:val="28"/>
        </w:rPr>
        <w:t xml:space="preserve"> (к примеру, как показано на рисунке 1.3).</w:t>
      </w:r>
      <w:bookmarkEnd w:id="6"/>
    </w:p>
    <w:p w14:paraId="6F427E72"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noProof/>
          <w:sz w:val="28"/>
          <w:szCs w:val="28"/>
        </w:rPr>
        <w:drawing>
          <wp:inline distT="0" distB="0" distL="0" distR="0" wp14:anchorId="69DE9152" wp14:editId="1A79E323">
            <wp:extent cx="5685154" cy="20878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0249" cy="2133821"/>
                    </a:xfrm>
                    <a:prstGeom prst="rect">
                      <a:avLst/>
                    </a:prstGeom>
                    <a:noFill/>
                    <a:ln>
                      <a:noFill/>
                    </a:ln>
                  </pic:spPr>
                </pic:pic>
              </a:graphicData>
            </a:graphic>
          </wp:inline>
        </w:drawing>
      </w:r>
    </w:p>
    <w:p w14:paraId="64F9D4B9"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sz w:val="28"/>
          <w:szCs w:val="28"/>
        </w:rPr>
        <w:t>Рисунок 1.3 - Пример лица направленного в другую сторону</w:t>
      </w:r>
    </w:p>
    <w:p w14:paraId="5F629A0B" w14:textId="77777777" w:rsidR="006A4B85" w:rsidRPr="006A4B85" w:rsidRDefault="006A4B85" w:rsidP="006A4B85">
      <w:pPr>
        <w:shd w:val="clear" w:color="auto" w:fill="FFFFFF"/>
        <w:tabs>
          <w:tab w:val="left" w:pos="8364"/>
        </w:tabs>
        <w:spacing w:after="160" w:line="360" w:lineRule="auto"/>
        <w:ind w:right="-143" w:firstLine="709"/>
        <w:textAlignment w:val="baseline"/>
        <w:rPr>
          <w:sz w:val="28"/>
          <w:szCs w:val="28"/>
        </w:rPr>
      </w:pPr>
      <w:r w:rsidRPr="006A4B85">
        <w:rPr>
          <w:sz w:val="28"/>
          <w:szCs w:val="28"/>
        </w:rPr>
        <w:t xml:space="preserve">Лицо может быть прикрыто чем-то (к примеру, это могут быть волосы, как показано на рисунке 1.4, руки человека, элементы одежды и прочие предметы), </w:t>
      </w:r>
      <w:r w:rsidRPr="006A4B85">
        <w:rPr>
          <w:sz w:val="28"/>
          <w:szCs w:val="28"/>
        </w:rPr>
        <w:lastRenderedPageBreak/>
        <w:t>из-за этого на фото будет изображена лишь неполная часть лица. Модель должна уметь обрабатывать фото и такого формата.</w:t>
      </w:r>
    </w:p>
    <w:p w14:paraId="64BC73DB" w14:textId="77777777" w:rsidR="006A4B85" w:rsidRPr="006A4B85" w:rsidRDefault="006A4B85" w:rsidP="006A4B85">
      <w:pPr>
        <w:shd w:val="clear" w:color="auto" w:fill="FFFFFF"/>
        <w:tabs>
          <w:tab w:val="left" w:pos="8364"/>
        </w:tabs>
        <w:spacing w:after="160" w:line="360" w:lineRule="auto"/>
        <w:ind w:right="-143" w:firstLine="0"/>
        <w:textAlignment w:val="baseline"/>
        <w:rPr>
          <w:sz w:val="28"/>
          <w:szCs w:val="28"/>
        </w:rPr>
      </w:pPr>
      <w:r w:rsidRPr="006A4B85">
        <w:rPr>
          <w:noProof/>
          <w:sz w:val="28"/>
          <w:szCs w:val="28"/>
        </w:rPr>
        <w:drawing>
          <wp:inline distT="0" distB="0" distL="0" distR="0" wp14:anchorId="510B8237" wp14:editId="418F6347">
            <wp:extent cx="6057900" cy="2781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7900" cy="2781300"/>
                    </a:xfrm>
                    <a:prstGeom prst="rect">
                      <a:avLst/>
                    </a:prstGeom>
                    <a:noFill/>
                    <a:ln>
                      <a:noFill/>
                    </a:ln>
                  </pic:spPr>
                </pic:pic>
              </a:graphicData>
            </a:graphic>
          </wp:inline>
        </w:drawing>
      </w:r>
      <w:r w:rsidRPr="006A4B85">
        <w:rPr>
          <w:sz w:val="28"/>
          <w:szCs w:val="28"/>
        </w:rPr>
        <w:t xml:space="preserve"> </w:t>
      </w:r>
    </w:p>
    <w:p w14:paraId="2CB58CEC"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sz w:val="28"/>
          <w:szCs w:val="28"/>
        </w:rPr>
        <w:t>Рисунок 1.4 - Пример лица, прикрытого волосами</w:t>
      </w:r>
    </w:p>
    <w:p w14:paraId="4BEC16F2" w14:textId="77777777" w:rsidR="006A4B85" w:rsidRPr="006A4B85" w:rsidRDefault="006A4B85" w:rsidP="006A4B85">
      <w:pPr>
        <w:shd w:val="clear" w:color="auto" w:fill="FFFFFF"/>
        <w:tabs>
          <w:tab w:val="left" w:pos="8364"/>
        </w:tabs>
        <w:spacing w:after="160" w:line="360" w:lineRule="auto"/>
        <w:ind w:right="-143" w:firstLine="709"/>
        <w:textAlignment w:val="baseline"/>
        <w:rPr>
          <w:sz w:val="28"/>
          <w:szCs w:val="28"/>
        </w:rPr>
      </w:pPr>
      <w:r w:rsidRPr="006A4B85">
        <w:rPr>
          <w:sz w:val="28"/>
          <w:szCs w:val="28"/>
        </w:rPr>
        <w:t>На фото может быть изображено два и больше лиц. Для нашей модели это может стать проблемой (к примеру, как показано на рисунке 1.5).</w:t>
      </w:r>
    </w:p>
    <w:p w14:paraId="3B391A41" w14:textId="77777777" w:rsidR="006A4B85" w:rsidRPr="006A4B85" w:rsidRDefault="006A4B85" w:rsidP="006A4B85">
      <w:pPr>
        <w:shd w:val="clear" w:color="auto" w:fill="FFFFFF"/>
        <w:tabs>
          <w:tab w:val="left" w:pos="8364"/>
        </w:tabs>
        <w:spacing w:after="160" w:line="360" w:lineRule="auto"/>
        <w:ind w:right="-143" w:firstLine="0"/>
        <w:textAlignment w:val="baseline"/>
        <w:rPr>
          <w:sz w:val="28"/>
          <w:szCs w:val="28"/>
        </w:rPr>
      </w:pPr>
      <w:r w:rsidRPr="006A4B85">
        <w:rPr>
          <w:noProof/>
          <w:sz w:val="28"/>
          <w:szCs w:val="28"/>
        </w:rPr>
        <w:drawing>
          <wp:inline distT="0" distB="0" distL="0" distR="0" wp14:anchorId="34E078D4" wp14:editId="22883549">
            <wp:extent cx="6096000" cy="30251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467" cy="3034800"/>
                    </a:xfrm>
                    <a:prstGeom prst="rect">
                      <a:avLst/>
                    </a:prstGeom>
                    <a:noFill/>
                    <a:ln>
                      <a:noFill/>
                    </a:ln>
                  </pic:spPr>
                </pic:pic>
              </a:graphicData>
            </a:graphic>
          </wp:inline>
        </w:drawing>
      </w:r>
    </w:p>
    <w:p w14:paraId="18B10F60"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sz w:val="28"/>
          <w:szCs w:val="28"/>
        </w:rPr>
        <w:t>Рисунок 1.5 - Пример фото с несколькими лицами</w:t>
      </w:r>
    </w:p>
    <w:p w14:paraId="5BA78E98" w14:textId="77777777" w:rsidR="006A4B85" w:rsidRPr="006A4B85" w:rsidRDefault="006A4B85" w:rsidP="006A4B85">
      <w:pPr>
        <w:shd w:val="clear" w:color="auto" w:fill="FFFFFF"/>
        <w:tabs>
          <w:tab w:val="left" w:pos="8364"/>
        </w:tabs>
        <w:spacing w:after="0" w:line="360" w:lineRule="auto"/>
        <w:ind w:right="-142" w:firstLine="709"/>
        <w:textAlignment w:val="baseline"/>
        <w:rPr>
          <w:sz w:val="28"/>
          <w:szCs w:val="28"/>
        </w:rPr>
      </w:pPr>
      <w:r w:rsidRPr="006A4B85">
        <w:rPr>
          <w:sz w:val="28"/>
          <w:szCs w:val="28"/>
        </w:rPr>
        <w:t xml:space="preserve">Для решения этой проблемы можно создать новую модель нейросети для распознавания лиц людей и выводить названия распознанной эмоции прямо на </w:t>
      </w:r>
      <w:r w:rsidRPr="006A4B85">
        <w:rPr>
          <w:sz w:val="28"/>
          <w:szCs w:val="28"/>
        </w:rPr>
        <w:lastRenderedPageBreak/>
        <w:t>фото рядом с лицом. Но из-за ограничений по времени выполнения практики нам придётся отказаться от этой идеи. Следовательно наша модель лучше будет работать с фото, где есть только одно лицо.</w:t>
      </w:r>
    </w:p>
    <w:p w14:paraId="46164A50" w14:textId="77777777" w:rsidR="006A4B85" w:rsidRPr="006A4B85" w:rsidRDefault="006A4B85" w:rsidP="006A4B85">
      <w:pPr>
        <w:shd w:val="clear" w:color="auto" w:fill="FFFFFF"/>
        <w:tabs>
          <w:tab w:val="left" w:pos="8364"/>
        </w:tabs>
        <w:spacing w:after="0" w:line="360" w:lineRule="auto"/>
        <w:ind w:right="-142" w:firstLine="709"/>
        <w:textAlignment w:val="baseline"/>
        <w:rPr>
          <w:sz w:val="28"/>
          <w:szCs w:val="28"/>
        </w:rPr>
      </w:pPr>
      <w:r w:rsidRPr="006A4B85">
        <w:rPr>
          <w:sz w:val="28"/>
          <w:szCs w:val="28"/>
        </w:rPr>
        <w:t>Также на изображении может изображено лицо человека не во всё изображение, а занимать лишь небольшую часть изображения, и быть где-то в стороне. (к примеру, как показано на рисунке 1.6).</w:t>
      </w:r>
    </w:p>
    <w:p w14:paraId="602DCAE2" w14:textId="77777777" w:rsidR="006A4B85" w:rsidRPr="006A4B85" w:rsidRDefault="006A4B85" w:rsidP="006A4B85">
      <w:pPr>
        <w:shd w:val="clear" w:color="auto" w:fill="FFFFFF"/>
        <w:tabs>
          <w:tab w:val="left" w:pos="8364"/>
        </w:tabs>
        <w:spacing w:after="160" w:line="360" w:lineRule="auto"/>
        <w:ind w:right="-143" w:firstLine="0"/>
        <w:textAlignment w:val="baseline"/>
        <w:rPr>
          <w:sz w:val="28"/>
          <w:szCs w:val="28"/>
        </w:rPr>
      </w:pPr>
      <w:r w:rsidRPr="006A4B85">
        <w:rPr>
          <w:noProof/>
          <w:sz w:val="28"/>
          <w:szCs w:val="28"/>
        </w:rPr>
        <w:drawing>
          <wp:inline distT="0" distB="0" distL="0" distR="0" wp14:anchorId="5E70E3F2" wp14:editId="2BE59E1F">
            <wp:extent cx="6031230" cy="320040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1230" cy="3200400"/>
                    </a:xfrm>
                    <a:prstGeom prst="rect">
                      <a:avLst/>
                    </a:prstGeom>
                    <a:noFill/>
                    <a:ln>
                      <a:noFill/>
                    </a:ln>
                  </pic:spPr>
                </pic:pic>
              </a:graphicData>
            </a:graphic>
          </wp:inline>
        </w:drawing>
      </w:r>
    </w:p>
    <w:p w14:paraId="57CD288D"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sz w:val="28"/>
          <w:szCs w:val="28"/>
        </w:rPr>
        <w:t>Рисунок 1.6 - Пример фото, где лицо изображено не в центре</w:t>
      </w:r>
    </w:p>
    <w:p w14:paraId="74998B00" w14:textId="77777777" w:rsidR="006A4B85" w:rsidRPr="006A4B85" w:rsidRDefault="006A4B85" w:rsidP="006A4B85">
      <w:pPr>
        <w:shd w:val="clear" w:color="auto" w:fill="FFFFFF"/>
        <w:tabs>
          <w:tab w:val="left" w:pos="8364"/>
        </w:tabs>
        <w:spacing w:after="160" w:line="360" w:lineRule="auto"/>
        <w:ind w:right="-143" w:firstLine="709"/>
        <w:textAlignment w:val="baseline"/>
        <w:rPr>
          <w:sz w:val="28"/>
          <w:szCs w:val="28"/>
        </w:rPr>
      </w:pPr>
      <w:r w:rsidRPr="006A4B85">
        <w:rPr>
          <w:sz w:val="28"/>
          <w:szCs w:val="28"/>
        </w:rPr>
        <w:t xml:space="preserve">На фото может быть изображено не настоящий человек, а нарисованный или мультяшный персонаж. Если рисунок не реалистичный, это может вызвать некоторые проблемы (к примеру, если лицо будет круглое, как показано на рисунке 1.7, модели будет трудно характеризовать пол персонажа, так как явных признаков для это не будет). Поэтому мы снабдим </w:t>
      </w:r>
      <w:proofErr w:type="spellStart"/>
      <w:r w:rsidRPr="006A4B85">
        <w:rPr>
          <w:sz w:val="28"/>
          <w:szCs w:val="28"/>
        </w:rPr>
        <w:t>датасет</w:t>
      </w:r>
      <w:proofErr w:type="spellEnd"/>
      <w:r w:rsidRPr="006A4B85">
        <w:rPr>
          <w:sz w:val="28"/>
          <w:szCs w:val="28"/>
        </w:rPr>
        <w:t xml:space="preserve"> для обучения некоторыми нарисованными картинками.</w:t>
      </w:r>
    </w:p>
    <w:p w14:paraId="417680C7"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noProof/>
          <w:sz w:val="28"/>
          <w:szCs w:val="28"/>
        </w:rPr>
        <w:lastRenderedPageBreak/>
        <w:drawing>
          <wp:inline distT="0" distB="0" distL="0" distR="0" wp14:anchorId="22EFD19F" wp14:editId="654989BD">
            <wp:extent cx="4114800" cy="281178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811780"/>
                    </a:xfrm>
                    <a:prstGeom prst="rect">
                      <a:avLst/>
                    </a:prstGeom>
                    <a:noFill/>
                    <a:ln>
                      <a:noFill/>
                    </a:ln>
                  </pic:spPr>
                </pic:pic>
              </a:graphicData>
            </a:graphic>
          </wp:inline>
        </w:drawing>
      </w:r>
    </w:p>
    <w:p w14:paraId="7A371CD8"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sz w:val="28"/>
          <w:szCs w:val="28"/>
        </w:rPr>
        <w:t>Рисунок 1.7 - Пример нарисованного изображения с нестандартной физиономией лица</w:t>
      </w:r>
    </w:p>
    <w:p w14:paraId="2F5A8068" w14:textId="77777777" w:rsidR="006A4B85" w:rsidRPr="006A4B85" w:rsidRDefault="006A4B85" w:rsidP="006A4B85">
      <w:pPr>
        <w:shd w:val="clear" w:color="auto" w:fill="FFFFFF"/>
        <w:tabs>
          <w:tab w:val="left" w:pos="8364"/>
        </w:tabs>
        <w:spacing w:after="160" w:line="360" w:lineRule="auto"/>
        <w:ind w:right="-143" w:firstLine="709"/>
        <w:textAlignment w:val="baseline"/>
        <w:rPr>
          <w:sz w:val="28"/>
          <w:szCs w:val="28"/>
        </w:rPr>
      </w:pPr>
      <w:r w:rsidRPr="006A4B85">
        <w:rPr>
          <w:sz w:val="28"/>
          <w:szCs w:val="28"/>
        </w:rPr>
        <w:t xml:space="preserve">Цветовая гамма повлияет на распознавание, поэтому на все картинки будет применён один тот же цветовой фильтр. Размер и разрешение картинки тоже может сыграть свою роль(к примеру, как показано на рисунке 1.8). В тренировочном </w:t>
      </w:r>
      <w:proofErr w:type="spellStart"/>
      <w:r w:rsidRPr="006A4B85">
        <w:rPr>
          <w:sz w:val="28"/>
          <w:szCs w:val="28"/>
        </w:rPr>
        <w:t>датасете</w:t>
      </w:r>
      <w:proofErr w:type="spellEnd"/>
      <w:r w:rsidRPr="006A4B85">
        <w:rPr>
          <w:sz w:val="28"/>
          <w:szCs w:val="28"/>
        </w:rPr>
        <w:t xml:space="preserve"> все картинки будут одного размера, а иные картинки будут масштабироваться под нужный размер в самой программе до предсказывания эмоции.  Ссылка на </w:t>
      </w:r>
      <w:proofErr w:type="spellStart"/>
      <w:r w:rsidRPr="006A4B85">
        <w:rPr>
          <w:sz w:val="28"/>
          <w:szCs w:val="28"/>
        </w:rPr>
        <w:t>датасет</w:t>
      </w:r>
      <w:proofErr w:type="spellEnd"/>
      <w:r w:rsidRPr="006A4B85">
        <w:rPr>
          <w:sz w:val="28"/>
          <w:szCs w:val="28"/>
        </w:rPr>
        <w:t xml:space="preserve"> -  </w:t>
      </w:r>
      <w:hyperlink r:id="rId17" w:history="1">
        <w:r w:rsidRPr="006A4B85">
          <w:rPr>
            <w:color w:val="0000FF"/>
            <w:sz w:val="28"/>
            <w:szCs w:val="28"/>
            <w:u w:val="single"/>
          </w:rPr>
          <w:t>https://www.kaggle.com/datasets/ananthu017/emotion-detection-fer</w:t>
        </w:r>
      </w:hyperlink>
      <w:r w:rsidRPr="006A4B85">
        <w:rPr>
          <w:color w:val="auto"/>
          <w:sz w:val="28"/>
          <w:szCs w:val="28"/>
        </w:rPr>
        <w:t>.</w:t>
      </w:r>
    </w:p>
    <w:p w14:paraId="3DFCEC06"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noProof/>
          <w:sz w:val="28"/>
          <w:szCs w:val="28"/>
        </w:rPr>
        <w:drawing>
          <wp:inline distT="0" distB="0" distL="0" distR="0" wp14:anchorId="513614B7" wp14:editId="22C59064">
            <wp:extent cx="5773420" cy="25755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375" t="11901" r="1500" b="11404"/>
                    <a:stretch/>
                  </pic:blipFill>
                  <pic:spPr bwMode="auto">
                    <a:xfrm>
                      <a:off x="0" y="0"/>
                      <a:ext cx="5789351" cy="2582667"/>
                    </a:xfrm>
                    <a:prstGeom prst="rect">
                      <a:avLst/>
                    </a:prstGeom>
                    <a:noFill/>
                    <a:ln>
                      <a:noFill/>
                    </a:ln>
                    <a:extLst>
                      <a:ext uri="{53640926-AAD7-44D8-BBD7-CCE9431645EC}">
                        <a14:shadowObscured xmlns:a14="http://schemas.microsoft.com/office/drawing/2010/main"/>
                      </a:ext>
                    </a:extLst>
                  </pic:spPr>
                </pic:pic>
              </a:graphicData>
            </a:graphic>
          </wp:inline>
        </w:drawing>
      </w:r>
    </w:p>
    <w:p w14:paraId="2AF77EA5" w14:textId="77777777" w:rsidR="006A4B85" w:rsidRPr="006A4B85" w:rsidRDefault="006A4B85" w:rsidP="006A4B85">
      <w:pPr>
        <w:shd w:val="clear" w:color="auto" w:fill="FFFFFF"/>
        <w:tabs>
          <w:tab w:val="left" w:pos="8364"/>
        </w:tabs>
        <w:spacing w:after="160" w:line="360" w:lineRule="auto"/>
        <w:ind w:right="-143" w:firstLine="0"/>
        <w:jc w:val="center"/>
        <w:textAlignment w:val="baseline"/>
        <w:rPr>
          <w:sz w:val="28"/>
          <w:szCs w:val="28"/>
        </w:rPr>
      </w:pPr>
      <w:r w:rsidRPr="006A4B85">
        <w:rPr>
          <w:sz w:val="28"/>
          <w:szCs w:val="28"/>
        </w:rPr>
        <w:t>Рисунок 1.8 - Пример разных цветовых фильтров на фото</w:t>
      </w:r>
    </w:p>
    <w:p w14:paraId="73C238F6" w14:textId="77777777" w:rsidR="006A4B85" w:rsidRPr="006A4B85" w:rsidRDefault="006A4B85" w:rsidP="006A4B85">
      <w:pPr>
        <w:keepNext/>
        <w:keepLines/>
        <w:shd w:val="clear" w:color="auto" w:fill="FFFFFF"/>
        <w:spacing w:before="480" w:after="480" w:line="360" w:lineRule="auto"/>
        <w:ind w:right="0" w:firstLine="709"/>
        <w:textAlignment w:val="baseline"/>
        <w:outlineLvl w:val="1"/>
        <w:rPr>
          <w:b/>
          <w:bCs/>
          <w:sz w:val="28"/>
          <w:szCs w:val="28"/>
        </w:rPr>
      </w:pPr>
      <w:r w:rsidRPr="006A4B85">
        <w:rPr>
          <w:b/>
          <w:bCs/>
          <w:sz w:val="28"/>
          <w:szCs w:val="28"/>
        </w:rPr>
        <w:lastRenderedPageBreak/>
        <w:t>1.2 Обзор методов машинного обучения для классификации изображений</w:t>
      </w:r>
      <w:bookmarkEnd w:id="5"/>
    </w:p>
    <w:p w14:paraId="7D1017F8"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 xml:space="preserve">В настоящее время выделяется две группы методов машинного обучения для классификации изображений. Первая группа основывается на методах классического машинного </w:t>
      </w:r>
      <w:proofErr w:type="spellStart"/>
      <w:r w:rsidRPr="006A4B85">
        <w:rPr>
          <w:color w:val="auto"/>
          <w:sz w:val="28"/>
          <w:szCs w:val="28"/>
        </w:rPr>
        <w:t>обучени</w:t>
      </w:r>
      <w:proofErr w:type="spellEnd"/>
      <w:r w:rsidRPr="006A4B85">
        <w:rPr>
          <w:color w:val="auto"/>
          <w:sz w:val="28"/>
          <w:szCs w:val="28"/>
        </w:rPr>
        <w:t>. К первого группе относят:</w:t>
      </w:r>
    </w:p>
    <w:p w14:paraId="6D7486CB" w14:textId="77777777" w:rsidR="006A4B85" w:rsidRPr="006A4B85" w:rsidRDefault="006A4B85" w:rsidP="006A4B85">
      <w:pPr>
        <w:shd w:val="clear" w:color="auto" w:fill="FFFFFF"/>
        <w:spacing w:after="0" w:line="360" w:lineRule="auto"/>
        <w:ind w:right="0" w:firstLine="709"/>
        <w:textAlignment w:val="baseline"/>
        <w:rPr>
          <w:color w:val="000000" w:themeColor="text1"/>
          <w:sz w:val="28"/>
          <w:szCs w:val="28"/>
        </w:rPr>
      </w:pPr>
      <w:r w:rsidRPr="006A4B85">
        <w:rPr>
          <w:color w:val="000000" w:themeColor="text1"/>
          <w:sz w:val="28"/>
          <w:szCs w:val="28"/>
        </w:rPr>
        <w:t>Регрессия помогает нам находить корреляцию между переменными и позволяет прогнозировать непрерывные выходные переменные на основе одной или нескольких переменных-предикторов.</w:t>
      </w:r>
    </w:p>
    <w:p w14:paraId="2A6403C5" w14:textId="77777777" w:rsidR="006A4B85" w:rsidRPr="006A4B85" w:rsidRDefault="006A4B85" w:rsidP="006A4B85">
      <w:pPr>
        <w:shd w:val="clear" w:color="auto" w:fill="FFFFFF"/>
        <w:spacing w:after="0" w:line="360" w:lineRule="auto"/>
        <w:ind w:right="0" w:firstLine="709"/>
        <w:textAlignment w:val="baseline"/>
        <w:rPr>
          <w:color w:val="000000" w:themeColor="text1"/>
          <w:sz w:val="28"/>
          <w:szCs w:val="28"/>
        </w:rPr>
      </w:pPr>
      <w:r w:rsidRPr="006A4B85">
        <w:rPr>
          <w:color w:val="000000" w:themeColor="text1"/>
          <w:sz w:val="28"/>
          <w:szCs w:val="28"/>
        </w:rPr>
        <w:t xml:space="preserve"> Кластеризация организует сопоставимые точки данных в кластеры или подгруппы на основе их внутреннего сходства. Это задача для обучения без учителя.</w:t>
      </w:r>
    </w:p>
    <w:p w14:paraId="59F1774E" w14:textId="77777777" w:rsidR="006A4B85" w:rsidRPr="006A4B85" w:rsidRDefault="006A4B85" w:rsidP="006A4B85">
      <w:pPr>
        <w:shd w:val="clear" w:color="auto" w:fill="FFFFFF"/>
        <w:spacing w:after="0" w:line="360" w:lineRule="auto"/>
        <w:ind w:right="0" w:firstLine="709"/>
        <w:textAlignment w:val="baseline"/>
        <w:rPr>
          <w:color w:val="000000" w:themeColor="text1"/>
          <w:sz w:val="28"/>
          <w:szCs w:val="28"/>
        </w:rPr>
      </w:pPr>
      <w:r w:rsidRPr="006A4B85">
        <w:rPr>
          <w:color w:val="000000" w:themeColor="text1"/>
          <w:sz w:val="28"/>
          <w:szCs w:val="28"/>
        </w:rPr>
        <w:t>Классификация в машинном обучении — это процесс группирования объектов по категориям на основе предварительно классифицированного тренировочного набора данных.</w:t>
      </w:r>
    </w:p>
    <w:p w14:paraId="1F7AC3E7"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Вторая группа методов относится к методам глубокого обучения. К ней относят:</w:t>
      </w:r>
    </w:p>
    <w:p w14:paraId="43BA4338"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Рекуррентная нейронная сеть (RNN) может обрабатывать последовательности данных, таких как текст или аудио. Но она не выполняет задачи распознавания эмоций на фото, поэтому этот вид модели не будет применятся.</w:t>
      </w:r>
    </w:p>
    <w:p w14:paraId="5BB18E10"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Трансформационная нейронная сеть (</w:t>
      </w:r>
      <w:proofErr w:type="spellStart"/>
      <w:r w:rsidRPr="006A4B85">
        <w:rPr>
          <w:color w:val="auto"/>
          <w:sz w:val="28"/>
          <w:szCs w:val="28"/>
        </w:rPr>
        <w:t>Transformer</w:t>
      </w:r>
      <w:proofErr w:type="spellEnd"/>
      <w:r w:rsidRPr="006A4B85">
        <w:rPr>
          <w:color w:val="auto"/>
          <w:sz w:val="28"/>
          <w:szCs w:val="28"/>
        </w:rPr>
        <w:t>) может обрабатывать большие объёмы данных и может использоваться для анализа текстовых данных. Ситуация, как и с RNN – нам необходима обработка графических изображений, а не текста.</w:t>
      </w:r>
    </w:p>
    <w:p w14:paraId="45A3EA08"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proofErr w:type="spellStart"/>
      <w:r w:rsidRPr="006A4B85">
        <w:rPr>
          <w:color w:val="auto"/>
          <w:sz w:val="28"/>
          <w:szCs w:val="28"/>
        </w:rPr>
        <w:t>Сверточная</w:t>
      </w:r>
      <w:proofErr w:type="spellEnd"/>
      <w:r w:rsidRPr="006A4B85">
        <w:rPr>
          <w:color w:val="auto"/>
          <w:sz w:val="28"/>
          <w:szCs w:val="28"/>
        </w:rPr>
        <w:t xml:space="preserve"> нейронная сеть (CNN) используется для обработки изображений и может быть адаптирована для работы с аудио или видео данными. </w:t>
      </w:r>
      <w:proofErr w:type="spellStart"/>
      <w:r w:rsidRPr="006A4B85">
        <w:rPr>
          <w:color w:val="auto"/>
          <w:sz w:val="28"/>
          <w:szCs w:val="28"/>
        </w:rPr>
        <w:t>Сверточная</w:t>
      </w:r>
      <w:proofErr w:type="spellEnd"/>
      <w:r w:rsidRPr="006A4B85">
        <w:rPr>
          <w:color w:val="auto"/>
          <w:sz w:val="28"/>
          <w:szCs w:val="28"/>
        </w:rPr>
        <w:t xml:space="preserve"> нейронная сеть может распознавать эмоции по мимике лица, движении глаз и другими признаками, которые могут быть получены из данных изображения. Эта модель нейронной сети удовлетворяет требованиям.</w:t>
      </w:r>
    </w:p>
    <w:p w14:paraId="3C56162A" w14:textId="77777777" w:rsidR="006A4B85" w:rsidRPr="006A4B85" w:rsidRDefault="006A4B85" w:rsidP="006A4B85">
      <w:pPr>
        <w:keepNext/>
        <w:keepLines/>
        <w:shd w:val="clear" w:color="auto" w:fill="FFFFFF"/>
        <w:spacing w:before="480" w:after="480" w:line="360" w:lineRule="auto"/>
        <w:ind w:right="0" w:firstLine="709"/>
        <w:textAlignment w:val="baseline"/>
        <w:outlineLvl w:val="1"/>
        <w:rPr>
          <w:b/>
          <w:bCs/>
          <w:sz w:val="28"/>
          <w:szCs w:val="28"/>
        </w:rPr>
      </w:pPr>
      <w:bookmarkStart w:id="7" w:name="_Toc135069362"/>
      <w:r w:rsidRPr="006A4B85">
        <w:rPr>
          <w:b/>
          <w:bCs/>
          <w:sz w:val="28"/>
          <w:szCs w:val="28"/>
        </w:rPr>
        <w:lastRenderedPageBreak/>
        <w:t>1.3 Постановка задачи</w:t>
      </w:r>
      <w:bookmarkEnd w:id="7"/>
    </w:p>
    <w:p w14:paraId="4D9D1A41"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Проведенный обзор предметной области показал целесообразность и эффективность применения методов машинного обучения, а именно глубокого обучения, для классификации изображений. Поэтому целью данной работы является реализация модели глубокого обучения для классификации изображений знаков. </w:t>
      </w:r>
    </w:p>
    <w:p w14:paraId="1F051704"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Для достижения поставленной цели необходимо выполнить следующие задачи:</w:t>
      </w:r>
    </w:p>
    <w:p w14:paraId="2150C168" w14:textId="77777777" w:rsidR="006A4B85" w:rsidRPr="006A4B85" w:rsidRDefault="006A4B85" w:rsidP="006A4B85">
      <w:pPr>
        <w:numPr>
          <w:ilvl w:val="0"/>
          <w:numId w:val="4"/>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 xml:space="preserve">сформировать обучаемый </w:t>
      </w:r>
      <w:proofErr w:type="spellStart"/>
      <w:r w:rsidRPr="006A4B85">
        <w:rPr>
          <w:sz w:val="28"/>
          <w:szCs w:val="28"/>
          <w:lang w:eastAsia="en-US"/>
        </w:rPr>
        <w:t>датасет</w:t>
      </w:r>
      <w:proofErr w:type="spellEnd"/>
      <w:r w:rsidRPr="006A4B85">
        <w:rPr>
          <w:sz w:val="28"/>
          <w:szCs w:val="28"/>
          <w:lang w:eastAsia="en-US"/>
        </w:rPr>
        <w:t>, состоящий из множества изображений различных дорожных знаков.</w:t>
      </w:r>
    </w:p>
    <w:p w14:paraId="32187B2A" w14:textId="77777777" w:rsidR="006A4B85" w:rsidRPr="006A4B85" w:rsidRDefault="006A4B85" w:rsidP="006A4B85">
      <w:pPr>
        <w:numPr>
          <w:ilvl w:val="0"/>
          <w:numId w:val="4"/>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выбрать модель глубокого обучения для классификации изображений;</w:t>
      </w:r>
    </w:p>
    <w:p w14:paraId="7039BF90" w14:textId="77777777" w:rsidR="006A4B85" w:rsidRPr="006A4B85" w:rsidRDefault="006A4B85" w:rsidP="006A4B85">
      <w:pPr>
        <w:numPr>
          <w:ilvl w:val="0"/>
          <w:numId w:val="4"/>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обучить модель;</w:t>
      </w:r>
    </w:p>
    <w:p w14:paraId="7276F830" w14:textId="77777777" w:rsidR="006A4B85" w:rsidRPr="006A4B85" w:rsidRDefault="006A4B85" w:rsidP="006A4B85">
      <w:pPr>
        <w:numPr>
          <w:ilvl w:val="0"/>
          <w:numId w:val="4"/>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провести тестирование обученной модели;</w:t>
      </w:r>
    </w:p>
    <w:p w14:paraId="591C3376" w14:textId="77777777" w:rsidR="006A4B85" w:rsidRPr="006A4B85" w:rsidRDefault="006A4B85" w:rsidP="006A4B85">
      <w:pPr>
        <w:numPr>
          <w:ilvl w:val="0"/>
          <w:numId w:val="4"/>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 xml:space="preserve">применить модель для </w:t>
      </w:r>
      <w:proofErr w:type="spellStart"/>
      <w:r w:rsidRPr="006A4B85">
        <w:rPr>
          <w:sz w:val="28"/>
          <w:szCs w:val="28"/>
          <w:lang w:eastAsia="en-US"/>
        </w:rPr>
        <w:t>практичексих</w:t>
      </w:r>
      <w:proofErr w:type="spellEnd"/>
      <w:r w:rsidRPr="006A4B85">
        <w:rPr>
          <w:sz w:val="28"/>
          <w:szCs w:val="28"/>
          <w:lang w:eastAsia="en-US"/>
        </w:rPr>
        <w:t xml:space="preserve"> примеров.</w:t>
      </w:r>
    </w:p>
    <w:p w14:paraId="29EF109B" w14:textId="77777777" w:rsidR="006A4B85" w:rsidRPr="006A4B85" w:rsidRDefault="006A4B85" w:rsidP="006A4B85">
      <w:pPr>
        <w:numPr>
          <w:ilvl w:val="0"/>
          <w:numId w:val="4"/>
        </w:numPr>
        <w:shd w:val="clear" w:color="auto" w:fill="FFFFFF"/>
        <w:tabs>
          <w:tab w:val="left" w:pos="1134"/>
        </w:tabs>
        <w:spacing w:after="0" w:line="360" w:lineRule="auto"/>
        <w:ind w:right="0"/>
        <w:textAlignment w:val="baseline"/>
        <w:rPr>
          <w:color w:val="000000" w:themeColor="text1"/>
          <w:sz w:val="28"/>
          <w:szCs w:val="28"/>
          <w:lang w:eastAsia="en-US"/>
        </w:rPr>
      </w:pPr>
      <w:r w:rsidRPr="006A4B85">
        <w:rPr>
          <w:color w:val="000000" w:themeColor="text1"/>
          <w:sz w:val="28"/>
          <w:szCs w:val="28"/>
          <w:lang w:eastAsia="en-US"/>
        </w:rPr>
        <w:t xml:space="preserve">разработать </w:t>
      </w:r>
      <w:r w:rsidRPr="006A4B85">
        <w:rPr>
          <w:color w:val="000000" w:themeColor="text1"/>
          <w:sz w:val="28"/>
          <w:szCs w:val="28"/>
          <w:lang w:val="en-US" w:eastAsia="en-US"/>
        </w:rPr>
        <w:t>backend</w:t>
      </w:r>
      <w:r w:rsidRPr="006A4B85">
        <w:rPr>
          <w:color w:val="000000" w:themeColor="text1"/>
          <w:sz w:val="28"/>
          <w:szCs w:val="28"/>
          <w:lang w:eastAsia="en-US"/>
        </w:rPr>
        <w:t xml:space="preserve"> по обработке изображения для её распознавания моделью</w:t>
      </w:r>
    </w:p>
    <w:p w14:paraId="535CE2DF" w14:textId="77777777" w:rsidR="006A4B85" w:rsidRPr="006A4B85" w:rsidRDefault="006A4B85" w:rsidP="006A4B85">
      <w:pPr>
        <w:numPr>
          <w:ilvl w:val="0"/>
          <w:numId w:val="4"/>
        </w:numPr>
        <w:shd w:val="clear" w:color="auto" w:fill="FFFFFF"/>
        <w:tabs>
          <w:tab w:val="left" w:pos="1134"/>
        </w:tabs>
        <w:spacing w:after="0" w:line="360" w:lineRule="auto"/>
        <w:ind w:right="0"/>
        <w:textAlignment w:val="baseline"/>
        <w:rPr>
          <w:color w:val="000000" w:themeColor="text1"/>
          <w:sz w:val="28"/>
          <w:szCs w:val="28"/>
          <w:lang w:eastAsia="en-US"/>
        </w:rPr>
      </w:pPr>
      <w:r w:rsidRPr="006A4B85">
        <w:rPr>
          <w:color w:val="000000" w:themeColor="text1"/>
          <w:sz w:val="28"/>
          <w:szCs w:val="28"/>
          <w:lang w:eastAsia="en-US"/>
        </w:rPr>
        <w:t xml:space="preserve">разработать </w:t>
      </w:r>
      <w:r w:rsidRPr="006A4B85">
        <w:rPr>
          <w:color w:val="000000" w:themeColor="text1"/>
          <w:sz w:val="28"/>
          <w:szCs w:val="28"/>
          <w:lang w:val="en-US" w:eastAsia="en-US"/>
        </w:rPr>
        <w:t>frontend</w:t>
      </w:r>
      <w:r w:rsidRPr="006A4B85">
        <w:rPr>
          <w:color w:val="000000" w:themeColor="text1"/>
          <w:sz w:val="28"/>
          <w:szCs w:val="28"/>
          <w:lang w:eastAsia="en-US"/>
        </w:rPr>
        <w:t xml:space="preserve"> для загрузки изображения и отображения результата</w:t>
      </w:r>
    </w:p>
    <w:p w14:paraId="2D7879AD" w14:textId="77777777" w:rsidR="006A4B85" w:rsidRPr="006A4B85" w:rsidRDefault="006A4B85" w:rsidP="006A4B85">
      <w:pPr>
        <w:keepNext/>
        <w:keepLines/>
        <w:pageBreakBefore/>
        <w:shd w:val="clear" w:color="auto" w:fill="FFFFFF"/>
        <w:spacing w:before="480" w:after="480" w:line="360" w:lineRule="auto"/>
        <w:ind w:right="0" w:firstLine="709"/>
        <w:textAlignment w:val="baseline"/>
        <w:outlineLvl w:val="0"/>
        <w:rPr>
          <w:b/>
          <w:bCs/>
          <w:color w:val="auto"/>
          <w:sz w:val="28"/>
          <w:szCs w:val="28"/>
        </w:rPr>
      </w:pPr>
      <w:bookmarkStart w:id="8" w:name="_Toc70360015"/>
      <w:bookmarkStart w:id="9" w:name="_Toc70188713"/>
      <w:bookmarkStart w:id="10" w:name="_Toc135069363"/>
      <w:r w:rsidRPr="006A4B85">
        <w:rPr>
          <w:b/>
          <w:bCs/>
          <w:sz w:val="32"/>
          <w:szCs w:val="28"/>
        </w:rPr>
        <w:lastRenderedPageBreak/>
        <w:t xml:space="preserve">2 </w:t>
      </w:r>
      <w:bookmarkEnd w:id="8"/>
      <w:bookmarkEnd w:id="9"/>
      <w:r w:rsidRPr="006A4B85">
        <w:rPr>
          <w:b/>
          <w:bCs/>
          <w:sz w:val="32"/>
          <w:szCs w:val="28"/>
        </w:rPr>
        <w:t>Описание модели классификации изображений</w:t>
      </w:r>
      <w:bookmarkEnd w:id="10"/>
    </w:p>
    <w:p w14:paraId="01E0B493" w14:textId="77777777" w:rsidR="006A4B85" w:rsidRPr="006A4B85" w:rsidRDefault="006A4B85" w:rsidP="006A4B85">
      <w:pPr>
        <w:keepNext/>
        <w:keepLines/>
        <w:shd w:val="clear" w:color="auto" w:fill="FFFFFF"/>
        <w:spacing w:before="480" w:after="480" w:line="360" w:lineRule="auto"/>
        <w:ind w:right="0" w:firstLine="709"/>
        <w:textAlignment w:val="baseline"/>
        <w:outlineLvl w:val="1"/>
        <w:rPr>
          <w:b/>
          <w:bCs/>
          <w:sz w:val="28"/>
          <w:szCs w:val="28"/>
        </w:rPr>
      </w:pPr>
      <w:bookmarkStart w:id="11" w:name="_Toc135069364"/>
      <w:r w:rsidRPr="006A4B85">
        <w:rPr>
          <w:b/>
          <w:bCs/>
          <w:sz w:val="28"/>
          <w:szCs w:val="28"/>
        </w:rPr>
        <w:t>2.1 Обоснование выбора модели</w:t>
      </w:r>
      <w:bookmarkEnd w:id="11"/>
      <w:r w:rsidRPr="006A4B85">
        <w:rPr>
          <w:b/>
          <w:bCs/>
          <w:sz w:val="28"/>
          <w:szCs w:val="28"/>
        </w:rPr>
        <w:t xml:space="preserve"> </w:t>
      </w:r>
    </w:p>
    <w:p w14:paraId="247C0CE6" w14:textId="77777777" w:rsidR="006A4B85" w:rsidRPr="006A4B85" w:rsidRDefault="006A4B85" w:rsidP="006A4B85">
      <w:pPr>
        <w:shd w:val="clear" w:color="auto" w:fill="FFFFFF"/>
        <w:spacing w:after="0" w:line="360" w:lineRule="auto"/>
        <w:ind w:right="0" w:firstLine="709"/>
        <w:textAlignment w:val="baseline"/>
        <w:rPr>
          <w:color w:val="000000" w:themeColor="text1"/>
          <w:sz w:val="28"/>
          <w:szCs w:val="28"/>
        </w:rPr>
      </w:pPr>
      <w:r w:rsidRPr="006A4B85">
        <w:rPr>
          <w:color w:val="000000" w:themeColor="text1"/>
          <w:sz w:val="28"/>
          <w:szCs w:val="28"/>
        </w:rPr>
        <w:t>Регрессия не классифицирует данные и необходима для предсказания результата на основе предыдущих данных. Значит этот метод не подходит.</w:t>
      </w:r>
    </w:p>
    <w:p w14:paraId="46078E73" w14:textId="77777777" w:rsidR="006A4B85" w:rsidRPr="006A4B85" w:rsidRDefault="006A4B85" w:rsidP="006A4B85">
      <w:pPr>
        <w:shd w:val="clear" w:color="auto" w:fill="FFFFFF"/>
        <w:spacing w:after="0" w:line="360" w:lineRule="auto"/>
        <w:ind w:right="0" w:firstLine="709"/>
        <w:textAlignment w:val="baseline"/>
        <w:rPr>
          <w:color w:val="000000" w:themeColor="text1"/>
          <w:sz w:val="28"/>
          <w:szCs w:val="28"/>
        </w:rPr>
      </w:pPr>
      <w:r w:rsidRPr="006A4B85">
        <w:rPr>
          <w:color w:val="000000" w:themeColor="text1"/>
          <w:sz w:val="28"/>
          <w:szCs w:val="28"/>
        </w:rPr>
        <w:t>В нашем случае для ускорения процесса обучения будет использовано обучение с учителем. Поэтому метод кластеризации не будет использоваться в модели.</w:t>
      </w:r>
    </w:p>
    <w:p w14:paraId="2AF0B9C8"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 xml:space="preserve">Так как у </w:t>
      </w:r>
      <w:proofErr w:type="spellStart"/>
      <w:r w:rsidRPr="006A4B85">
        <w:rPr>
          <w:color w:val="auto"/>
          <w:sz w:val="28"/>
          <w:szCs w:val="28"/>
        </w:rPr>
        <w:t>датасет</w:t>
      </w:r>
      <w:proofErr w:type="spellEnd"/>
      <w:r w:rsidRPr="006A4B85">
        <w:rPr>
          <w:color w:val="auto"/>
          <w:sz w:val="28"/>
          <w:szCs w:val="28"/>
        </w:rPr>
        <w:t xml:space="preserve"> разделён на архивы из 7 эмоций, метод классификации на основе </w:t>
      </w:r>
      <w:proofErr w:type="spellStart"/>
      <w:r w:rsidRPr="006A4B85">
        <w:rPr>
          <w:color w:val="auto"/>
          <w:sz w:val="28"/>
          <w:szCs w:val="28"/>
        </w:rPr>
        <w:t>сверточных</w:t>
      </w:r>
      <w:proofErr w:type="spellEnd"/>
      <w:r w:rsidRPr="006A4B85">
        <w:rPr>
          <w:color w:val="auto"/>
          <w:sz w:val="28"/>
          <w:szCs w:val="28"/>
        </w:rPr>
        <w:t xml:space="preserve"> </w:t>
      </w:r>
      <w:proofErr w:type="spellStart"/>
      <w:r w:rsidRPr="006A4B85">
        <w:rPr>
          <w:color w:val="auto"/>
          <w:sz w:val="28"/>
          <w:szCs w:val="28"/>
        </w:rPr>
        <w:t>нейроных</w:t>
      </w:r>
      <w:proofErr w:type="spellEnd"/>
      <w:r w:rsidRPr="006A4B85">
        <w:rPr>
          <w:color w:val="auto"/>
          <w:sz w:val="28"/>
          <w:szCs w:val="28"/>
        </w:rPr>
        <w:t xml:space="preserve"> сетей идеально подходит для обучения, и он будет использован в тренировке модели. </w:t>
      </w:r>
      <w:proofErr w:type="spellStart"/>
      <w:r w:rsidRPr="006A4B85">
        <w:rPr>
          <w:color w:val="auto"/>
          <w:sz w:val="28"/>
          <w:szCs w:val="28"/>
        </w:rPr>
        <w:t>Сверточная</w:t>
      </w:r>
      <w:proofErr w:type="spellEnd"/>
      <w:r w:rsidRPr="006A4B85">
        <w:rPr>
          <w:color w:val="auto"/>
          <w:sz w:val="28"/>
          <w:szCs w:val="28"/>
        </w:rPr>
        <w:t xml:space="preserve"> нейронная сеть позволит выделить признаки на изображениях и далее провести классификацию по ним.  </w:t>
      </w:r>
    </w:p>
    <w:p w14:paraId="7013E5A0" w14:textId="77777777" w:rsidR="006A4B85" w:rsidRPr="006A4B85" w:rsidRDefault="006A4B85" w:rsidP="006A4B85">
      <w:pPr>
        <w:keepNext/>
        <w:keepLines/>
        <w:shd w:val="clear" w:color="auto" w:fill="FFFFFF"/>
        <w:spacing w:before="480" w:after="480" w:line="360" w:lineRule="auto"/>
        <w:ind w:right="0" w:firstLine="709"/>
        <w:textAlignment w:val="baseline"/>
        <w:outlineLvl w:val="1"/>
        <w:rPr>
          <w:b/>
          <w:bCs/>
          <w:sz w:val="28"/>
          <w:szCs w:val="28"/>
        </w:rPr>
      </w:pPr>
      <w:r w:rsidRPr="006A4B85">
        <w:rPr>
          <w:b/>
          <w:bCs/>
          <w:sz w:val="28"/>
          <w:szCs w:val="28"/>
        </w:rPr>
        <w:t xml:space="preserve"> </w:t>
      </w:r>
      <w:bookmarkStart w:id="12" w:name="_Toc135069365"/>
      <w:r w:rsidRPr="006A4B85">
        <w:rPr>
          <w:b/>
          <w:bCs/>
          <w:sz w:val="28"/>
          <w:szCs w:val="28"/>
        </w:rPr>
        <w:t>2.2 Архитектура модели</w:t>
      </w:r>
      <w:bookmarkEnd w:id="12"/>
      <w:r w:rsidRPr="006A4B85">
        <w:rPr>
          <w:b/>
          <w:bCs/>
          <w:sz w:val="28"/>
          <w:szCs w:val="28"/>
        </w:rPr>
        <w:t xml:space="preserve"> </w:t>
      </w:r>
    </w:p>
    <w:p w14:paraId="465D1F44"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 xml:space="preserve">В качестве входных данных модель принимает картинку, преобразованную в матрицу. В ней хранятся данные о цветах в числовых значениях. </w:t>
      </w:r>
    </w:p>
    <w:p w14:paraId="7D853C28"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 xml:space="preserve">Архитектура проекта имеет </w:t>
      </w:r>
      <w:proofErr w:type="spellStart"/>
      <w:r w:rsidRPr="006A4B85">
        <w:rPr>
          <w:color w:val="auto"/>
          <w:sz w:val="28"/>
          <w:szCs w:val="28"/>
        </w:rPr>
        <w:t>следущие</w:t>
      </w:r>
      <w:proofErr w:type="spellEnd"/>
      <w:r w:rsidRPr="006A4B85">
        <w:rPr>
          <w:color w:val="auto"/>
          <w:sz w:val="28"/>
          <w:szCs w:val="28"/>
        </w:rPr>
        <w:t xml:space="preserve"> элементы:</w:t>
      </w:r>
    </w:p>
    <w:p w14:paraId="7B61BD2B"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lang w:val="en-US"/>
        </w:rPr>
        <w:t>Dense</w:t>
      </w:r>
      <w:r w:rsidRPr="006A4B85">
        <w:rPr>
          <w:color w:val="auto"/>
          <w:sz w:val="28"/>
          <w:szCs w:val="28"/>
        </w:rPr>
        <w:t xml:space="preserve"> – стандартный слой, который хранит в себе нейроны.</w:t>
      </w:r>
    </w:p>
    <w:p w14:paraId="6FA31786"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lang w:val="en-US"/>
        </w:rPr>
        <w:t>Conv</w:t>
      </w:r>
      <w:r w:rsidRPr="006A4B85">
        <w:rPr>
          <w:color w:val="auto"/>
          <w:sz w:val="28"/>
          <w:szCs w:val="28"/>
        </w:rPr>
        <w:t>2</w:t>
      </w:r>
      <w:r w:rsidRPr="006A4B85">
        <w:rPr>
          <w:color w:val="auto"/>
          <w:sz w:val="28"/>
          <w:szCs w:val="28"/>
          <w:lang w:val="en-US"/>
        </w:rPr>
        <w:t>D</w:t>
      </w:r>
      <w:r w:rsidRPr="006A4B85">
        <w:rPr>
          <w:color w:val="auto"/>
          <w:sz w:val="28"/>
          <w:szCs w:val="28"/>
        </w:rPr>
        <w:t xml:space="preserve"> – слой, используемый </w:t>
      </w:r>
      <w:proofErr w:type="spellStart"/>
      <w:r w:rsidRPr="006A4B85">
        <w:rPr>
          <w:color w:val="auto"/>
          <w:sz w:val="28"/>
          <w:szCs w:val="28"/>
        </w:rPr>
        <w:t>свёрточной</w:t>
      </w:r>
      <w:proofErr w:type="spellEnd"/>
      <w:r w:rsidRPr="006A4B85">
        <w:rPr>
          <w:color w:val="auto"/>
          <w:sz w:val="28"/>
          <w:szCs w:val="28"/>
        </w:rPr>
        <w:t xml:space="preserve"> сетью. Необходим для создания ядра свёртки.</w:t>
      </w:r>
    </w:p>
    <w:p w14:paraId="5ECA6817"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lang w:val="en-US"/>
        </w:rPr>
        <w:t>Dropout</w:t>
      </w:r>
      <w:r w:rsidRPr="006A4B85">
        <w:rPr>
          <w:color w:val="auto"/>
          <w:sz w:val="28"/>
          <w:szCs w:val="28"/>
        </w:rPr>
        <w:t xml:space="preserve"> – немного изменяет входные параметры при тренировке модели.</w:t>
      </w:r>
    </w:p>
    <w:p w14:paraId="1608104D"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lang w:val="en-US"/>
        </w:rPr>
        <w:t>Flatten</w:t>
      </w:r>
      <w:r w:rsidRPr="006A4B85">
        <w:rPr>
          <w:color w:val="auto"/>
          <w:sz w:val="28"/>
          <w:szCs w:val="28"/>
        </w:rPr>
        <w:t xml:space="preserve"> – слой, который преобразует матрицу в вектор.</w:t>
      </w:r>
    </w:p>
    <w:p w14:paraId="4E661A8F"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lang w:val="en-US"/>
        </w:rPr>
        <w:t>Batch</w:t>
      </w:r>
      <w:r w:rsidRPr="006A4B85">
        <w:rPr>
          <w:color w:val="auto"/>
          <w:sz w:val="28"/>
          <w:szCs w:val="28"/>
        </w:rPr>
        <w:t xml:space="preserve"> </w:t>
      </w:r>
      <w:r w:rsidRPr="006A4B85">
        <w:rPr>
          <w:color w:val="auto"/>
          <w:sz w:val="28"/>
          <w:szCs w:val="28"/>
          <w:lang w:val="en-US"/>
        </w:rPr>
        <w:t>Normalization</w:t>
      </w:r>
      <w:r w:rsidRPr="006A4B85">
        <w:rPr>
          <w:color w:val="auto"/>
          <w:sz w:val="28"/>
          <w:szCs w:val="28"/>
        </w:rPr>
        <w:t xml:space="preserve"> – нормализует данные при тренировке, уменьшая разницу между ними.</w:t>
      </w:r>
    </w:p>
    <w:p w14:paraId="3E15CFD1"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noProof/>
          <w:sz w:val="28"/>
          <w:szCs w:val="28"/>
        </w:rPr>
        <w:lastRenderedPageBreak/>
        <w:drawing>
          <wp:inline distT="0" distB="0" distL="0" distR="0" wp14:anchorId="104112FD" wp14:editId="2B823267">
            <wp:extent cx="2499360" cy="82448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9360" cy="8244840"/>
                    </a:xfrm>
                    <a:prstGeom prst="rect">
                      <a:avLst/>
                    </a:prstGeom>
                    <a:noFill/>
                    <a:ln>
                      <a:noFill/>
                    </a:ln>
                  </pic:spPr>
                </pic:pic>
              </a:graphicData>
            </a:graphic>
          </wp:inline>
        </w:drawing>
      </w:r>
      <w:r w:rsidRPr="006A4B85">
        <w:rPr>
          <w:noProof/>
          <w:sz w:val="28"/>
          <w:szCs w:val="28"/>
        </w:rPr>
        <w:drawing>
          <wp:inline distT="0" distB="0" distL="0" distR="0" wp14:anchorId="3CD45FA0" wp14:editId="3A655E88">
            <wp:extent cx="2628900" cy="82600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8260080"/>
                    </a:xfrm>
                    <a:prstGeom prst="rect">
                      <a:avLst/>
                    </a:prstGeom>
                    <a:noFill/>
                    <a:ln>
                      <a:noFill/>
                    </a:ln>
                  </pic:spPr>
                </pic:pic>
              </a:graphicData>
            </a:graphic>
          </wp:inline>
        </w:drawing>
      </w:r>
    </w:p>
    <w:p w14:paraId="65D26608" w14:textId="77777777" w:rsidR="006A4B85" w:rsidRPr="006A4B85" w:rsidRDefault="006A4B85" w:rsidP="006A4B85">
      <w:pPr>
        <w:shd w:val="clear" w:color="auto" w:fill="FFFFFF"/>
        <w:spacing w:after="0" w:line="360" w:lineRule="auto"/>
        <w:ind w:right="0" w:firstLine="709"/>
        <w:jc w:val="center"/>
        <w:textAlignment w:val="baseline"/>
        <w:rPr>
          <w:color w:val="auto"/>
          <w:sz w:val="28"/>
          <w:szCs w:val="28"/>
        </w:rPr>
      </w:pPr>
      <w:r w:rsidRPr="006A4B85">
        <w:rPr>
          <w:color w:val="auto"/>
          <w:sz w:val="28"/>
          <w:szCs w:val="28"/>
        </w:rPr>
        <w:t xml:space="preserve">Рисунок 2.1 – Архитектура </w:t>
      </w:r>
      <w:proofErr w:type="spellStart"/>
      <w:r w:rsidRPr="006A4B85">
        <w:rPr>
          <w:color w:val="auto"/>
          <w:sz w:val="28"/>
          <w:szCs w:val="28"/>
        </w:rPr>
        <w:t>сверточной</w:t>
      </w:r>
      <w:proofErr w:type="spellEnd"/>
      <w:r w:rsidRPr="006A4B85">
        <w:rPr>
          <w:color w:val="auto"/>
          <w:sz w:val="28"/>
          <w:szCs w:val="28"/>
        </w:rPr>
        <w:t xml:space="preserve"> нейросети</w:t>
      </w:r>
    </w:p>
    <w:p w14:paraId="53A12A54" w14:textId="77777777" w:rsidR="006A4B85" w:rsidRPr="006A4B85" w:rsidRDefault="006A4B85" w:rsidP="006A4B85">
      <w:pPr>
        <w:shd w:val="clear" w:color="auto" w:fill="FFFFFF"/>
        <w:spacing w:after="0" w:line="360" w:lineRule="auto"/>
        <w:ind w:right="0" w:firstLine="709"/>
        <w:jc w:val="center"/>
        <w:textAlignment w:val="baseline"/>
        <w:rPr>
          <w:color w:val="auto"/>
          <w:sz w:val="28"/>
          <w:szCs w:val="28"/>
        </w:rPr>
      </w:pPr>
    </w:p>
    <w:p w14:paraId="68E1C828" w14:textId="77777777" w:rsidR="006A4B85" w:rsidRPr="006A4B85" w:rsidRDefault="006A4B85" w:rsidP="006A4B85">
      <w:pPr>
        <w:keepNext/>
        <w:keepLines/>
        <w:shd w:val="clear" w:color="auto" w:fill="FFFFFF"/>
        <w:spacing w:before="480" w:after="480" w:line="360" w:lineRule="auto"/>
        <w:ind w:right="0" w:firstLine="709"/>
        <w:textAlignment w:val="baseline"/>
        <w:outlineLvl w:val="1"/>
        <w:rPr>
          <w:b/>
          <w:bCs/>
          <w:sz w:val="28"/>
          <w:szCs w:val="28"/>
        </w:rPr>
      </w:pPr>
      <w:r w:rsidRPr="006A4B85">
        <w:rPr>
          <w:b/>
          <w:bCs/>
          <w:sz w:val="28"/>
          <w:szCs w:val="28"/>
        </w:rPr>
        <w:lastRenderedPageBreak/>
        <w:t>2.3 Алгоритм применения модели для классификации изображений</w:t>
      </w:r>
    </w:p>
    <w:p w14:paraId="38C89919"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Для применения обученной модели необходимо выполнить следующую последовательность действий:</w:t>
      </w:r>
    </w:p>
    <w:p w14:paraId="02A62383"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1) Пользователь загружает своё фото на </w:t>
      </w:r>
      <w:r w:rsidRPr="006A4B85">
        <w:rPr>
          <w:sz w:val="28"/>
          <w:szCs w:val="28"/>
          <w:lang w:val="en-US"/>
        </w:rPr>
        <w:t>web</w:t>
      </w:r>
      <w:r w:rsidRPr="006A4B85">
        <w:rPr>
          <w:sz w:val="28"/>
          <w:szCs w:val="28"/>
        </w:rPr>
        <w:t>-страницу</w:t>
      </w:r>
    </w:p>
    <w:p w14:paraId="3AACFA62"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2) </w:t>
      </w:r>
      <w:r w:rsidRPr="006A4B85">
        <w:rPr>
          <w:sz w:val="28"/>
          <w:szCs w:val="28"/>
          <w:lang w:val="en-US"/>
        </w:rPr>
        <w:t>Backend</w:t>
      </w:r>
      <w:r w:rsidRPr="006A4B85">
        <w:rPr>
          <w:sz w:val="28"/>
          <w:szCs w:val="28"/>
        </w:rPr>
        <w:t xml:space="preserve"> обрабатывает загруженное пользователем изображение: задает ему необходимый масштаб, размер и цветовой фильтр.</w:t>
      </w:r>
    </w:p>
    <w:p w14:paraId="190E5860"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3) Обработанное изображение проходит через натренированную модель.</w:t>
      </w:r>
    </w:p>
    <w:p w14:paraId="56610C07"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4) Интерпретация выходных данных модели</w:t>
      </w:r>
    </w:p>
    <w:p w14:paraId="64174860"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5) Программа выдаёт загруженное изображение, </w:t>
      </w:r>
      <w:proofErr w:type="spellStart"/>
      <w:r w:rsidRPr="006A4B85">
        <w:rPr>
          <w:sz w:val="28"/>
          <w:szCs w:val="28"/>
        </w:rPr>
        <w:t>распознаную</w:t>
      </w:r>
      <w:proofErr w:type="spellEnd"/>
      <w:r w:rsidRPr="006A4B85">
        <w:rPr>
          <w:sz w:val="28"/>
          <w:szCs w:val="28"/>
        </w:rPr>
        <w:t xml:space="preserve"> эмоцию и процент истинности на </w:t>
      </w:r>
      <w:r w:rsidRPr="006A4B85">
        <w:rPr>
          <w:sz w:val="28"/>
          <w:szCs w:val="28"/>
          <w:lang w:val="en-US"/>
        </w:rPr>
        <w:t>web</w:t>
      </w:r>
      <w:r w:rsidRPr="006A4B85">
        <w:rPr>
          <w:sz w:val="28"/>
          <w:szCs w:val="28"/>
        </w:rPr>
        <w:t>-странницу.</w:t>
      </w:r>
    </w:p>
    <w:p w14:paraId="6C4070ED" w14:textId="77777777" w:rsidR="006A4B85" w:rsidRPr="006A4B85" w:rsidRDefault="006A4B85" w:rsidP="006A4B85">
      <w:pPr>
        <w:keepNext/>
        <w:keepLines/>
        <w:pageBreakBefore/>
        <w:shd w:val="clear" w:color="auto" w:fill="FFFFFF"/>
        <w:spacing w:before="480" w:after="480" w:line="360" w:lineRule="auto"/>
        <w:ind w:right="0" w:firstLine="709"/>
        <w:textAlignment w:val="baseline"/>
        <w:outlineLvl w:val="0"/>
        <w:rPr>
          <w:b/>
          <w:bCs/>
          <w:sz w:val="32"/>
          <w:szCs w:val="28"/>
        </w:rPr>
      </w:pPr>
      <w:bookmarkStart w:id="13" w:name="_Toc135069366"/>
      <w:r w:rsidRPr="006A4B85">
        <w:rPr>
          <w:b/>
          <w:bCs/>
          <w:sz w:val="32"/>
          <w:szCs w:val="28"/>
        </w:rPr>
        <w:lastRenderedPageBreak/>
        <w:t xml:space="preserve">3 Программная реализация </w:t>
      </w:r>
      <w:r w:rsidRPr="006A4B85">
        <w:rPr>
          <w:b/>
          <w:bCs/>
          <w:color w:val="000000" w:themeColor="text1"/>
          <w:sz w:val="32"/>
          <w:szCs w:val="28"/>
        </w:rPr>
        <w:t>приложения</w:t>
      </w:r>
      <w:bookmarkEnd w:id="13"/>
    </w:p>
    <w:p w14:paraId="7F391D12" w14:textId="77777777" w:rsidR="006A4B85" w:rsidRPr="006A4B85" w:rsidRDefault="006A4B85" w:rsidP="006A4B85">
      <w:pPr>
        <w:keepNext/>
        <w:keepLines/>
        <w:shd w:val="clear" w:color="auto" w:fill="FFFFFF"/>
        <w:spacing w:before="480" w:after="480" w:line="360" w:lineRule="auto"/>
        <w:ind w:right="0" w:firstLine="709"/>
        <w:textAlignment w:val="baseline"/>
        <w:outlineLvl w:val="1"/>
        <w:rPr>
          <w:b/>
          <w:bCs/>
          <w:sz w:val="28"/>
          <w:szCs w:val="28"/>
        </w:rPr>
      </w:pPr>
      <w:bookmarkStart w:id="14" w:name="_Toc135069367"/>
      <w:r w:rsidRPr="006A4B85">
        <w:rPr>
          <w:b/>
          <w:bCs/>
          <w:sz w:val="28"/>
          <w:szCs w:val="28"/>
        </w:rPr>
        <w:t>3.1 Обоснование выбора средств разработки</w:t>
      </w:r>
      <w:bookmarkEnd w:id="14"/>
      <w:r w:rsidRPr="006A4B85">
        <w:rPr>
          <w:b/>
          <w:bCs/>
          <w:sz w:val="28"/>
          <w:szCs w:val="28"/>
        </w:rPr>
        <w:t xml:space="preserve"> </w:t>
      </w:r>
    </w:p>
    <w:p w14:paraId="4D1D27CF" w14:textId="77777777" w:rsidR="006A4B85" w:rsidRPr="006A4B85" w:rsidRDefault="006A4B85" w:rsidP="006A4B85">
      <w:pPr>
        <w:keepNext/>
        <w:shd w:val="clear" w:color="auto" w:fill="FFFFFF"/>
        <w:spacing w:after="0" w:line="360" w:lineRule="auto"/>
        <w:ind w:right="0" w:firstLine="709"/>
        <w:textAlignment w:val="baseline"/>
        <w:rPr>
          <w:noProof/>
          <w:sz w:val="28"/>
          <w:szCs w:val="28"/>
        </w:rPr>
      </w:pPr>
      <w:r w:rsidRPr="006A4B85">
        <w:rPr>
          <w:noProof/>
          <w:sz w:val="28"/>
          <w:szCs w:val="28"/>
        </w:rPr>
        <w:t xml:space="preserve">Программа будет реализована на языке программирования Python. Тренировка модели будет реализована с помощью библиотеки для Искусственного интеллекта TensorFlow. </w:t>
      </w:r>
    </w:p>
    <w:p w14:paraId="728D1C2B" w14:textId="77777777" w:rsidR="006A4B85" w:rsidRPr="006A4B85" w:rsidRDefault="006A4B85" w:rsidP="006A4B85">
      <w:pPr>
        <w:keepNext/>
        <w:shd w:val="clear" w:color="auto" w:fill="FFFFFF"/>
        <w:spacing w:after="0" w:line="360" w:lineRule="auto"/>
        <w:ind w:right="0" w:firstLine="709"/>
        <w:textAlignment w:val="baseline"/>
        <w:rPr>
          <w:noProof/>
          <w:sz w:val="28"/>
          <w:szCs w:val="28"/>
        </w:rPr>
      </w:pPr>
      <w:r w:rsidRPr="006A4B85">
        <w:rPr>
          <w:noProof/>
          <w:sz w:val="28"/>
          <w:szCs w:val="28"/>
        </w:rPr>
        <w:t>Приложение, которое будет использовать натренированную модель будет реализовано на языке программирования Python с использованием библиотеки для создания веб приложения Django.</w:t>
      </w:r>
    </w:p>
    <w:p w14:paraId="2A7E9402"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Визуальный стиль приложения (</w:t>
      </w:r>
      <w:proofErr w:type="spellStart"/>
      <w:r w:rsidRPr="006A4B85">
        <w:rPr>
          <w:sz w:val="28"/>
          <w:szCs w:val="28"/>
        </w:rPr>
        <w:t>Frontend</w:t>
      </w:r>
      <w:proofErr w:type="spellEnd"/>
      <w:r w:rsidRPr="006A4B85">
        <w:rPr>
          <w:sz w:val="28"/>
          <w:szCs w:val="28"/>
        </w:rPr>
        <w:t>) будет реализован на языке разметки HTML5 и CSS.</w:t>
      </w:r>
    </w:p>
    <w:p w14:paraId="5500EA44" w14:textId="77777777" w:rsidR="006A4B85" w:rsidRPr="006A4B85" w:rsidRDefault="006A4B85" w:rsidP="006A4B85">
      <w:pPr>
        <w:shd w:val="clear" w:color="auto" w:fill="FFFFFF"/>
        <w:spacing w:after="0" w:line="360" w:lineRule="auto"/>
        <w:ind w:right="0" w:firstLine="709"/>
        <w:textAlignment w:val="baseline"/>
        <w:rPr>
          <w:sz w:val="28"/>
          <w:szCs w:val="28"/>
        </w:rPr>
      </w:pPr>
      <w:proofErr w:type="spellStart"/>
      <w:r w:rsidRPr="006A4B85">
        <w:rPr>
          <w:sz w:val="28"/>
          <w:szCs w:val="28"/>
          <w:lang w:val="en-US"/>
        </w:rPr>
        <w:t>TensoFlow</w:t>
      </w:r>
      <w:proofErr w:type="spellEnd"/>
      <w:r w:rsidRPr="006A4B85">
        <w:rPr>
          <w:sz w:val="28"/>
          <w:szCs w:val="28"/>
        </w:rPr>
        <w:t xml:space="preserve"> был выбран по следующим критериям:</w:t>
      </w:r>
    </w:p>
    <w:p w14:paraId="1F280EDE" w14:textId="77777777" w:rsidR="006A4B85" w:rsidRPr="006A4B85" w:rsidRDefault="006A4B85" w:rsidP="006A4B85">
      <w:pPr>
        <w:numPr>
          <w:ilvl w:val="0"/>
          <w:numId w:val="5"/>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Многофункциональный</w:t>
      </w:r>
    </w:p>
    <w:p w14:paraId="5ECF1E28" w14:textId="77777777" w:rsidR="006A4B85" w:rsidRPr="006A4B85" w:rsidRDefault="006A4B85" w:rsidP="006A4B85">
      <w:pPr>
        <w:numPr>
          <w:ilvl w:val="0"/>
          <w:numId w:val="5"/>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 xml:space="preserve">Имеет свой фреймворк для развертывания в </w:t>
      </w:r>
      <w:proofErr w:type="spellStart"/>
      <w:r w:rsidRPr="006A4B85">
        <w:rPr>
          <w:sz w:val="28"/>
          <w:szCs w:val="28"/>
          <w:lang w:eastAsia="en-US"/>
        </w:rPr>
        <w:t>produсtion</w:t>
      </w:r>
      <w:proofErr w:type="spellEnd"/>
      <w:r w:rsidRPr="006A4B85">
        <w:rPr>
          <w:sz w:val="28"/>
          <w:szCs w:val="28"/>
          <w:lang w:eastAsia="en-US"/>
        </w:rPr>
        <w:t>.</w:t>
      </w:r>
    </w:p>
    <w:p w14:paraId="4AC4D79F" w14:textId="77777777" w:rsidR="006A4B85" w:rsidRPr="006A4B85" w:rsidRDefault="006A4B85" w:rsidP="006A4B85">
      <w:pPr>
        <w:numPr>
          <w:ilvl w:val="0"/>
          <w:numId w:val="5"/>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Хорошая поддержка под мобильные устройства.</w:t>
      </w:r>
    </w:p>
    <w:p w14:paraId="7C90C899" w14:textId="77777777" w:rsidR="006A4B85" w:rsidRPr="006A4B85" w:rsidRDefault="006A4B85" w:rsidP="006A4B85">
      <w:pPr>
        <w:numPr>
          <w:ilvl w:val="0"/>
          <w:numId w:val="5"/>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Подробная документация.</w:t>
      </w:r>
    </w:p>
    <w:p w14:paraId="596C8D9E"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lang w:val="en-US"/>
        </w:rPr>
        <w:t>Django</w:t>
      </w:r>
      <w:r w:rsidRPr="006A4B85">
        <w:rPr>
          <w:sz w:val="28"/>
          <w:szCs w:val="28"/>
        </w:rPr>
        <w:t xml:space="preserve"> был выбран по следующим критериям:</w:t>
      </w:r>
    </w:p>
    <w:p w14:paraId="3481BFF0" w14:textId="77777777" w:rsidR="006A4B85" w:rsidRPr="006A4B85" w:rsidRDefault="006A4B85" w:rsidP="006A4B85">
      <w:pPr>
        <w:numPr>
          <w:ilvl w:val="0"/>
          <w:numId w:val="6"/>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Требуется быстро работать, быстро развертывать и вносить изменения в проект по ходу работы.</w:t>
      </w:r>
    </w:p>
    <w:p w14:paraId="70AD3659" w14:textId="77777777" w:rsidR="006A4B85" w:rsidRPr="006A4B85" w:rsidRDefault="006A4B85" w:rsidP="006A4B85">
      <w:pPr>
        <w:numPr>
          <w:ilvl w:val="0"/>
          <w:numId w:val="6"/>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В любой момент в приложении может потребоваться масштабирование: как наращивание, так и сокращение.</w:t>
      </w:r>
    </w:p>
    <w:p w14:paraId="400ADE35" w14:textId="77777777" w:rsidR="006A4B85" w:rsidRPr="006A4B85" w:rsidRDefault="006A4B85" w:rsidP="006A4B85">
      <w:pPr>
        <w:numPr>
          <w:ilvl w:val="0"/>
          <w:numId w:val="6"/>
        </w:numPr>
        <w:shd w:val="clear" w:color="auto" w:fill="FFFFFF"/>
        <w:tabs>
          <w:tab w:val="left" w:pos="1134"/>
        </w:tabs>
        <w:spacing w:after="0" w:line="360" w:lineRule="auto"/>
        <w:ind w:right="0"/>
        <w:textAlignment w:val="baseline"/>
        <w:rPr>
          <w:sz w:val="28"/>
          <w:szCs w:val="28"/>
          <w:lang w:eastAsia="en-US"/>
        </w:rPr>
      </w:pPr>
      <w:r w:rsidRPr="006A4B85">
        <w:rPr>
          <w:sz w:val="28"/>
          <w:szCs w:val="28"/>
          <w:lang w:eastAsia="en-US"/>
        </w:rPr>
        <w:t>Необходимо интегрировать новейшие технологии, например, машинное обучение.</w:t>
      </w:r>
    </w:p>
    <w:p w14:paraId="7BFB640D"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Для обработки будет использоваться библиотека работы с изображениями для языка программирования </w:t>
      </w:r>
      <w:proofErr w:type="spellStart"/>
      <w:r w:rsidRPr="006A4B85">
        <w:rPr>
          <w:sz w:val="28"/>
          <w:szCs w:val="28"/>
        </w:rPr>
        <w:t>Python</w:t>
      </w:r>
      <w:proofErr w:type="spellEnd"/>
      <w:r w:rsidRPr="006A4B85">
        <w:rPr>
          <w:sz w:val="28"/>
          <w:szCs w:val="28"/>
        </w:rPr>
        <w:t xml:space="preserve"> </w:t>
      </w:r>
      <w:r w:rsidRPr="006A4B85">
        <w:rPr>
          <w:sz w:val="28"/>
          <w:szCs w:val="28"/>
          <w:lang w:val="en-US"/>
        </w:rPr>
        <w:t>O</w:t>
      </w:r>
      <w:proofErr w:type="spellStart"/>
      <w:r w:rsidRPr="006A4B85">
        <w:rPr>
          <w:sz w:val="28"/>
          <w:szCs w:val="28"/>
        </w:rPr>
        <w:t>pen</w:t>
      </w:r>
      <w:proofErr w:type="spellEnd"/>
      <w:r w:rsidRPr="006A4B85">
        <w:rPr>
          <w:sz w:val="28"/>
          <w:szCs w:val="28"/>
        </w:rPr>
        <w:t>-CV.</w:t>
      </w:r>
    </w:p>
    <w:p w14:paraId="763A4DE4" w14:textId="77777777" w:rsidR="006A4B85" w:rsidRPr="006A4B85" w:rsidRDefault="006A4B85" w:rsidP="006A4B85">
      <w:pPr>
        <w:keepNext/>
        <w:keepLines/>
        <w:shd w:val="clear" w:color="auto" w:fill="FFFFFF"/>
        <w:spacing w:before="480" w:after="480" w:line="360" w:lineRule="auto"/>
        <w:ind w:right="0" w:firstLine="709"/>
        <w:textAlignment w:val="baseline"/>
        <w:outlineLvl w:val="1"/>
        <w:rPr>
          <w:b/>
          <w:bCs/>
          <w:sz w:val="28"/>
          <w:szCs w:val="28"/>
        </w:rPr>
      </w:pPr>
      <w:bookmarkStart w:id="15" w:name="_Toc135069368"/>
      <w:r w:rsidRPr="006A4B85">
        <w:rPr>
          <w:b/>
          <w:bCs/>
          <w:sz w:val="28"/>
          <w:szCs w:val="28"/>
        </w:rPr>
        <w:lastRenderedPageBreak/>
        <w:t>3.2 Описание программной реализации</w:t>
      </w:r>
      <w:bookmarkEnd w:id="15"/>
      <w:r w:rsidRPr="006A4B85">
        <w:rPr>
          <w:b/>
          <w:bCs/>
          <w:sz w:val="28"/>
          <w:szCs w:val="28"/>
        </w:rPr>
        <w:t xml:space="preserve"> </w:t>
      </w:r>
    </w:p>
    <w:p w14:paraId="35CB17BE"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 xml:space="preserve">Проект использует структуру проекта </w:t>
      </w:r>
      <w:r w:rsidRPr="006A4B85">
        <w:rPr>
          <w:color w:val="auto"/>
          <w:sz w:val="28"/>
          <w:szCs w:val="28"/>
          <w:lang w:val="en-US"/>
        </w:rPr>
        <w:t>Django</w:t>
      </w:r>
      <w:r w:rsidRPr="006A4B85">
        <w:rPr>
          <w:color w:val="auto"/>
          <w:sz w:val="28"/>
          <w:szCs w:val="28"/>
        </w:rPr>
        <w:t xml:space="preserve">. С помощью единственного приложения можно загрузить изображения, программа его обрабатывает и выводит </w:t>
      </w:r>
      <w:r w:rsidRPr="006A4B85">
        <w:rPr>
          <w:color w:val="auto"/>
          <w:sz w:val="28"/>
          <w:szCs w:val="28"/>
          <w:lang w:val="en-US"/>
        </w:rPr>
        <w:t>web</w:t>
      </w:r>
      <w:r w:rsidRPr="006A4B85">
        <w:rPr>
          <w:color w:val="auto"/>
          <w:sz w:val="28"/>
          <w:szCs w:val="28"/>
        </w:rPr>
        <w:t>-страницу. Проект использует локальную сеть. Для запуска программы необходимо:</w:t>
      </w:r>
    </w:p>
    <w:p w14:paraId="4B5AADDD" w14:textId="77777777" w:rsidR="006A4B85" w:rsidRPr="006A4B85" w:rsidRDefault="006A4B85" w:rsidP="006A4B85">
      <w:pPr>
        <w:numPr>
          <w:ilvl w:val="0"/>
          <w:numId w:val="7"/>
        </w:numPr>
        <w:shd w:val="clear" w:color="auto" w:fill="FFFFFF"/>
        <w:tabs>
          <w:tab w:val="left" w:pos="1134"/>
        </w:tabs>
        <w:spacing w:after="0" w:line="360" w:lineRule="auto"/>
        <w:ind w:right="0"/>
        <w:textAlignment w:val="baseline"/>
        <w:rPr>
          <w:color w:val="auto"/>
          <w:sz w:val="28"/>
          <w:szCs w:val="28"/>
          <w:lang w:eastAsia="en-US"/>
        </w:rPr>
      </w:pPr>
      <w:r w:rsidRPr="006A4B85">
        <w:rPr>
          <w:color w:val="auto"/>
          <w:sz w:val="28"/>
          <w:szCs w:val="28"/>
          <w:lang w:eastAsia="en-US"/>
        </w:rPr>
        <w:t>Перейти в папку проекта через консоль.</w:t>
      </w:r>
    </w:p>
    <w:p w14:paraId="70CCC8F4" w14:textId="77777777" w:rsidR="006A4B85" w:rsidRPr="006A4B85" w:rsidRDefault="006A4B85" w:rsidP="006A4B85">
      <w:pPr>
        <w:numPr>
          <w:ilvl w:val="0"/>
          <w:numId w:val="7"/>
        </w:numPr>
        <w:shd w:val="clear" w:color="auto" w:fill="FFFFFF"/>
        <w:tabs>
          <w:tab w:val="left" w:pos="1134"/>
        </w:tabs>
        <w:spacing w:after="0" w:line="360" w:lineRule="auto"/>
        <w:ind w:right="0"/>
        <w:textAlignment w:val="baseline"/>
        <w:rPr>
          <w:color w:val="auto"/>
          <w:sz w:val="28"/>
          <w:szCs w:val="28"/>
          <w:lang w:eastAsia="en-US"/>
        </w:rPr>
      </w:pPr>
      <w:r w:rsidRPr="006A4B85">
        <w:rPr>
          <w:color w:val="auto"/>
          <w:sz w:val="28"/>
          <w:szCs w:val="28"/>
          <w:lang w:eastAsia="en-US"/>
        </w:rPr>
        <w:t>Подключить виртуальную среду.</w:t>
      </w:r>
    </w:p>
    <w:p w14:paraId="7B463864" w14:textId="77777777" w:rsidR="006A4B85" w:rsidRPr="006A4B85" w:rsidRDefault="006A4B85" w:rsidP="006A4B85">
      <w:pPr>
        <w:numPr>
          <w:ilvl w:val="0"/>
          <w:numId w:val="7"/>
        </w:numPr>
        <w:shd w:val="clear" w:color="auto" w:fill="FFFFFF"/>
        <w:tabs>
          <w:tab w:val="left" w:pos="1134"/>
        </w:tabs>
        <w:spacing w:after="0" w:line="360" w:lineRule="auto"/>
        <w:ind w:right="0"/>
        <w:textAlignment w:val="baseline"/>
        <w:rPr>
          <w:color w:val="auto"/>
          <w:sz w:val="28"/>
          <w:szCs w:val="28"/>
          <w:lang w:eastAsia="en-US"/>
        </w:rPr>
      </w:pPr>
      <w:proofErr w:type="spellStart"/>
      <w:r w:rsidRPr="006A4B85">
        <w:rPr>
          <w:color w:val="auto"/>
          <w:sz w:val="28"/>
          <w:szCs w:val="28"/>
          <w:lang w:eastAsia="en-US"/>
        </w:rPr>
        <w:t>Переёти</w:t>
      </w:r>
      <w:proofErr w:type="spellEnd"/>
      <w:r w:rsidRPr="006A4B85">
        <w:rPr>
          <w:color w:val="auto"/>
          <w:sz w:val="28"/>
          <w:szCs w:val="28"/>
          <w:lang w:eastAsia="en-US"/>
        </w:rPr>
        <w:t xml:space="preserve"> папку проекта </w:t>
      </w:r>
      <w:r w:rsidRPr="006A4B85">
        <w:rPr>
          <w:color w:val="auto"/>
          <w:sz w:val="28"/>
          <w:szCs w:val="28"/>
          <w:lang w:val="en-US" w:eastAsia="en-US"/>
        </w:rPr>
        <w:t>Django</w:t>
      </w:r>
    </w:p>
    <w:p w14:paraId="4FEE48FE" w14:textId="77777777" w:rsidR="006A4B85" w:rsidRPr="006A4B85" w:rsidRDefault="006A4B85" w:rsidP="006A4B85">
      <w:pPr>
        <w:shd w:val="clear" w:color="auto" w:fill="FFFFFF"/>
        <w:tabs>
          <w:tab w:val="left" w:pos="1134"/>
        </w:tabs>
        <w:spacing w:after="0" w:line="360" w:lineRule="auto"/>
        <w:ind w:left="1429" w:right="0" w:firstLine="0"/>
        <w:textAlignment w:val="baseline"/>
        <w:rPr>
          <w:rFonts w:ascii="Courier New" w:hAnsi="Courier New" w:cs="Courier New"/>
          <w:color w:val="auto"/>
          <w:sz w:val="24"/>
          <w:szCs w:val="24"/>
          <w:lang w:eastAsia="en-US"/>
        </w:rPr>
      </w:pPr>
      <w:r w:rsidRPr="006A4B85">
        <w:rPr>
          <w:rFonts w:ascii="Courier New" w:hAnsi="Courier New" w:cs="Courier New"/>
          <w:color w:val="auto"/>
          <w:sz w:val="24"/>
          <w:szCs w:val="24"/>
          <w:lang w:val="en-US" w:eastAsia="en-US"/>
        </w:rPr>
        <w:t>cd testing</w:t>
      </w:r>
    </w:p>
    <w:p w14:paraId="03730B13" w14:textId="77777777" w:rsidR="006A4B85" w:rsidRPr="006A4B85" w:rsidRDefault="006A4B85" w:rsidP="006A4B85">
      <w:pPr>
        <w:numPr>
          <w:ilvl w:val="0"/>
          <w:numId w:val="7"/>
        </w:numPr>
        <w:shd w:val="clear" w:color="auto" w:fill="FFFFFF"/>
        <w:tabs>
          <w:tab w:val="left" w:pos="1134"/>
        </w:tabs>
        <w:spacing w:after="0" w:line="360" w:lineRule="auto"/>
        <w:ind w:right="0"/>
        <w:textAlignment w:val="baseline"/>
        <w:rPr>
          <w:color w:val="auto"/>
          <w:sz w:val="28"/>
          <w:szCs w:val="28"/>
          <w:lang w:eastAsia="en-US"/>
        </w:rPr>
      </w:pPr>
      <w:r w:rsidRPr="006A4B85">
        <w:rPr>
          <w:color w:val="auto"/>
          <w:sz w:val="28"/>
          <w:szCs w:val="28"/>
          <w:lang w:val="en-US" w:eastAsia="en-US"/>
        </w:rPr>
        <w:t xml:space="preserve"> </w:t>
      </w:r>
      <w:r w:rsidRPr="006A4B85">
        <w:rPr>
          <w:color w:val="auto"/>
          <w:sz w:val="28"/>
          <w:szCs w:val="28"/>
          <w:lang w:eastAsia="en-US"/>
        </w:rPr>
        <w:t>Запустить локальный сервер</w:t>
      </w:r>
    </w:p>
    <w:p w14:paraId="6F7C805C" w14:textId="77777777" w:rsidR="006A4B85" w:rsidRPr="006A4B85" w:rsidRDefault="006A4B85" w:rsidP="006A4B85">
      <w:pPr>
        <w:shd w:val="clear" w:color="auto" w:fill="FFFFFF"/>
        <w:tabs>
          <w:tab w:val="left" w:pos="1134"/>
        </w:tabs>
        <w:spacing w:after="0" w:line="360" w:lineRule="auto"/>
        <w:ind w:left="1429" w:right="0" w:firstLine="0"/>
        <w:textAlignment w:val="baseline"/>
        <w:rPr>
          <w:rFonts w:ascii="Courier New" w:hAnsi="Courier New" w:cs="Courier New"/>
          <w:color w:val="auto"/>
          <w:sz w:val="24"/>
          <w:szCs w:val="24"/>
          <w:lang w:val="en-US" w:eastAsia="en-US"/>
        </w:rPr>
      </w:pPr>
      <w:r w:rsidRPr="006A4B85">
        <w:rPr>
          <w:rFonts w:ascii="Courier New" w:hAnsi="Courier New" w:cs="Courier New"/>
          <w:color w:val="auto"/>
          <w:sz w:val="24"/>
          <w:szCs w:val="24"/>
          <w:lang w:val="en-US" w:eastAsia="en-US"/>
        </w:rPr>
        <w:t xml:space="preserve">python manage.py </w:t>
      </w:r>
      <w:proofErr w:type="spellStart"/>
      <w:r w:rsidRPr="006A4B85">
        <w:rPr>
          <w:rFonts w:ascii="Courier New" w:hAnsi="Courier New" w:cs="Courier New"/>
          <w:color w:val="auto"/>
          <w:sz w:val="24"/>
          <w:szCs w:val="24"/>
          <w:lang w:val="en-US" w:eastAsia="en-US"/>
        </w:rPr>
        <w:t>runserver</w:t>
      </w:r>
      <w:proofErr w:type="spellEnd"/>
    </w:p>
    <w:p w14:paraId="16554CED" w14:textId="77777777" w:rsidR="006A4B85" w:rsidRPr="006A4B85" w:rsidRDefault="006A4B85" w:rsidP="006A4B85">
      <w:pPr>
        <w:shd w:val="clear" w:color="auto" w:fill="FFFFFF"/>
        <w:spacing w:after="0" w:line="360" w:lineRule="auto"/>
        <w:ind w:right="0" w:firstLine="709"/>
        <w:textAlignment w:val="baseline"/>
        <w:rPr>
          <w:color w:val="auto"/>
          <w:sz w:val="28"/>
          <w:szCs w:val="28"/>
          <w:lang w:val="en-US"/>
        </w:rPr>
      </w:pPr>
      <w:r w:rsidRPr="006A4B85">
        <w:rPr>
          <w:color w:val="auto"/>
          <w:sz w:val="28"/>
          <w:szCs w:val="28"/>
        </w:rPr>
        <w:t>Приложение</w:t>
      </w:r>
      <w:r w:rsidRPr="006A4B85">
        <w:rPr>
          <w:color w:val="auto"/>
          <w:sz w:val="28"/>
          <w:szCs w:val="28"/>
          <w:lang w:val="en-US"/>
        </w:rPr>
        <w:t xml:space="preserve"> </w:t>
      </w:r>
      <w:r w:rsidRPr="006A4B85">
        <w:rPr>
          <w:color w:val="auto"/>
          <w:sz w:val="28"/>
          <w:szCs w:val="28"/>
        </w:rPr>
        <w:t>имеет</w:t>
      </w:r>
      <w:r w:rsidRPr="006A4B85">
        <w:rPr>
          <w:color w:val="auto"/>
          <w:sz w:val="28"/>
          <w:szCs w:val="28"/>
          <w:lang w:val="en-US"/>
        </w:rPr>
        <w:t xml:space="preserve"> </w:t>
      </w:r>
      <w:proofErr w:type="spellStart"/>
      <w:r w:rsidRPr="006A4B85">
        <w:rPr>
          <w:color w:val="auto"/>
          <w:sz w:val="28"/>
          <w:szCs w:val="28"/>
        </w:rPr>
        <w:t>слудущю</w:t>
      </w:r>
      <w:proofErr w:type="spellEnd"/>
      <w:r w:rsidRPr="006A4B85">
        <w:rPr>
          <w:color w:val="auto"/>
          <w:sz w:val="28"/>
          <w:szCs w:val="28"/>
          <w:lang w:val="en-US"/>
        </w:rPr>
        <w:t xml:space="preserve"> </w:t>
      </w:r>
      <w:r w:rsidRPr="006A4B85">
        <w:rPr>
          <w:color w:val="auto"/>
          <w:sz w:val="28"/>
          <w:szCs w:val="28"/>
        </w:rPr>
        <w:t>структуру</w:t>
      </w:r>
      <w:r w:rsidRPr="006A4B85">
        <w:rPr>
          <w:color w:val="auto"/>
          <w:sz w:val="28"/>
          <w:szCs w:val="28"/>
          <w:lang w:val="en-US"/>
        </w:rPr>
        <w:t>:</w:t>
      </w:r>
    </w:p>
    <w:p w14:paraId="6174CB2E" w14:textId="77777777" w:rsidR="006A4B85" w:rsidRPr="006A4B85" w:rsidRDefault="006A4B85" w:rsidP="006A4B85">
      <w:pPr>
        <w:numPr>
          <w:ilvl w:val="0"/>
          <w:numId w:val="8"/>
        </w:numPr>
        <w:shd w:val="clear" w:color="auto" w:fill="FFFFFF"/>
        <w:tabs>
          <w:tab w:val="left" w:pos="1134"/>
        </w:tabs>
        <w:spacing w:after="0" w:line="360" w:lineRule="auto"/>
        <w:ind w:right="0"/>
        <w:textAlignment w:val="baseline"/>
        <w:rPr>
          <w:color w:val="auto"/>
          <w:sz w:val="28"/>
          <w:szCs w:val="28"/>
          <w:lang w:eastAsia="en-US"/>
        </w:rPr>
      </w:pPr>
      <w:r w:rsidRPr="006A4B85">
        <w:rPr>
          <w:color w:val="auto"/>
          <w:sz w:val="28"/>
          <w:szCs w:val="28"/>
          <w:lang w:val="en-US" w:eastAsia="en-US"/>
        </w:rPr>
        <w:t>models</w:t>
      </w:r>
      <w:r w:rsidRPr="006A4B85">
        <w:rPr>
          <w:color w:val="auto"/>
          <w:sz w:val="28"/>
          <w:szCs w:val="28"/>
          <w:lang w:eastAsia="en-US"/>
        </w:rPr>
        <w:t>.</w:t>
      </w:r>
      <w:proofErr w:type="spellStart"/>
      <w:r w:rsidRPr="006A4B85">
        <w:rPr>
          <w:color w:val="auto"/>
          <w:sz w:val="28"/>
          <w:szCs w:val="28"/>
          <w:lang w:val="en-US" w:eastAsia="en-US"/>
        </w:rPr>
        <w:t>py</w:t>
      </w:r>
      <w:proofErr w:type="spellEnd"/>
      <w:r w:rsidRPr="006A4B85">
        <w:rPr>
          <w:color w:val="auto"/>
          <w:sz w:val="28"/>
          <w:szCs w:val="28"/>
          <w:lang w:eastAsia="en-US"/>
        </w:rPr>
        <w:t xml:space="preserve"> – создаёт структуру проекта </w:t>
      </w:r>
      <w:r w:rsidRPr="006A4B85">
        <w:rPr>
          <w:color w:val="auto"/>
          <w:sz w:val="28"/>
          <w:szCs w:val="28"/>
          <w:lang w:val="en-US" w:eastAsia="en-US"/>
        </w:rPr>
        <w:t>Django</w:t>
      </w:r>
      <w:r w:rsidRPr="006A4B85">
        <w:rPr>
          <w:color w:val="auto"/>
          <w:sz w:val="28"/>
          <w:szCs w:val="28"/>
          <w:lang w:eastAsia="en-US"/>
        </w:rPr>
        <w:t>, в которой сохраняется название изображения и само изображения. Все данные, которые были сохранены во время работы локального сервера, удаляются после его отключения.</w:t>
      </w:r>
    </w:p>
    <w:p w14:paraId="58A38E8F" w14:textId="77777777" w:rsidR="006A4B85" w:rsidRPr="006A4B85" w:rsidRDefault="006A4B85" w:rsidP="006A4B85">
      <w:pPr>
        <w:numPr>
          <w:ilvl w:val="0"/>
          <w:numId w:val="8"/>
        </w:numPr>
        <w:shd w:val="clear" w:color="auto" w:fill="FFFFFF"/>
        <w:tabs>
          <w:tab w:val="left" w:pos="1134"/>
        </w:tabs>
        <w:spacing w:after="0" w:line="360" w:lineRule="auto"/>
        <w:ind w:right="0"/>
        <w:textAlignment w:val="baseline"/>
        <w:rPr>
          <w:color w:val="auto"/>
          <w:sz w:val="28"/>
          <w:szCs w:val="28"/>
          <w:lang w:eastAsia="en-US"/>
        </w:rPr>
      </w:pPr>
      <w:r w:rsidRPr="006A4B85">
        <w:rPr>
          <w:color w:val="auto"/>
          <w:sz w:val="28"/>
          <w:szCs w:val="28"/>
          <w:lang w:val="en-US" w:eastAsia="en-US"/>
        </w:rPr>
        <w:t>form</w:t>
      </w:r>
      <w:r w:rsidRPr="006A4B85">
        <w:rPr>
          <w:color w:val="auto"/>
          <w:sz w:val="28"/>
          <w:szCs w:val="28"/>
          <w:lang w:eastAsia="en-US"/>
        </w:rPr>
        <w:t>.</w:t>
      </w:r>
      <w:proofErr w:type="spellStart"/>
      <w:r w:rsidRPr="006A4B85">
        <w:rPr>
          <w:color w:val="auto"/>
          <w:sz w:val="28"/>
          <w:szCs w:val="28"/>
          <w:lang w:val="en-US" w:eastAsia="en-US"/>
        </w:rPr>
        <w:t>py</w:t>
      </w:r>
      <w:proofErr w:type="spellEnd"/>
      <w:r w:rsidRPr="006A4B85">
        <w:rPr>
          <w:color w:val="auto"/>
          <w:sz w:val="28"/>
          <w:szCs w:val="28"/>
          <w:lang w:eastAsia="en-US"/>
        </w:rPr>
        <w:t xml:space="preserve"> – создаёт форму для сохранения данных в модель.</w:t>
      </w:r>
    </w:p>
    <w:p w14:paraId="15A0DE8A" w14:textId="77777777" w:rsidR="006A4B85" w:rsidRPr="006A4B85" w:rsidRDefault="006A4B85" w:rsidP="006A4B85">
      <w:pPr>
        <w:numPr>
          <w:ilvl w:val="0"/>
          <w:numId w:val="8"/>
        </w:numPr>
        <w:shd w:val="clear" w:color="auto" w:fill="FFFFFF"/>
        <w:tabs>
          <w:tab w:val="left" w:pos="1134"/>
        </w:tabs>
        <w:spacing w:after="0" w:line="360" w:lineRule="auto"/>
        <w:ind w:right="0"/>
        <w:textAlignment w:val="baseline"/>
        <w:rPr>
          <w:color w:val="auto"/>
          <w:sz w:val="28"/>
          <w:szCs w:val="28"/>
          <w:lang w:eastAsia="en-US"/>
        </w:rPr>
      </w:pPr>
      <w:r w:rsidRPr="006A4B85">
        <w:rPr>
          <w:color w:val="auto"/>
          <w:sz w:val="28"/>
          <w:szCs w:val="28"/>
          <w:lang w:val="en-US" w:eastAsia="en-US"/>
        </w:rPr>
        <w:t>views</w:t>
      </w:r>
      <w:r w:rsidRPr="006A4B85">
        <w:rPr>
          <w:color w:val="auto"/>
          <w:sz w:val="28"/>
          <w:szCs w:val="28"/>
          <w:lang w:eastAsia="en-US"/>
        </w:rPr>
        <w:t>.</w:t>
      </w:r>
      <w:proofErr w:type="spellStart"/>
      <w:r w:rsidRPr="006A4B85">
        <w:rPr>
          <w:color w:val="auto"/>
          <w:sz w:val="28"/>
          <w:szCs w:val="28"/>
          <w:lang w:val="en-US" w:eastAsia="en-US"/>
        </w:rPr>
        <w:t>py</w:t>
      </w:r>
      <w:proofErr w:type="spellEnd"/>
      <w:r w:rsidRPr="006A4B85">
        <w:rPr>
          <w:color w:val="auto"/>
          <w:sz w:val="28"/>
          <w:szCs w:val="28"/>
          <w:lang w:eastAsia="en-US"/>
        </w:rPr>
        <w:t xml:space="preserve"> – в ней происходит все основные действия:</w:t>
      </w:r>
    </w:p>
    <w:p w14:paraId="57861EC3" w14:textId="77777777" w:rsidR="006A4B85" w:rsidRPr="006A4B85" w:rsidRDefault="006A4B85" w:rsidP="006A4B85">
      <w:pPr>
        <w:shd w:val="clear" w:color="auto" w:fill="FFFFFF"/>
        <w:tabs>
          <w:tab w:val="left" w:pos="1134"/>
        </w:tabs>
        <w:spacing w:after="0" w:line="360" w:lineRule="auto"/>
        <w:ind w:left="1429" w:right="0" w:firstLine="0"/>
        <w:textAlignment w:val="baseline"/>
        <w:rPr>
          <w:color w:val="auto"/>
          <w:sz w:val="28"/>
          <w:szCs w:val="28"/>
          <w:lang w:eastAsia="en-US"/>
        </w:rPr>
      </w:pPr>
      <w:r w:rsidRPr="006A4B85">
        <w:rPr>
          <w:color w:val="auto"/>
          <w:sz w:val="28"/>
          <w:szCs w:val="28"/>
          <w:lang w:eastAsia="en-US"/>
        </w:rPr>
        <w:t xml:space="preserve">Функция </w:t>
      </w:r>
      <w:r w:rsidRPr="006A4B85">
        <w:rPr>
          <w:rFonts w:ascii="Courier New" w:hAnsi="Courier New" w:cs="Courier New"/>
          <w:color w:val="auto"/>
          <w:sz w:val="28"/>
          <w:szCs w:val="28"/>
          <w:lang w:val="en-US" w:eastAsia="en-US"/>
        </w:rPr>
        <w:t>prepare</w:t>
      </w:r>
      <w:r w:rsidRPr="006A4B85">
        <w:rPr>
          <w:color w:val="auto"/>
          <w:sz w:val="28"/>
          <w:szCs w:val="28"/>
          <w:lang w:eastAsia="en-US"/>
        </w:rPr>
        <w:t xml:space="preserve"> принимает в </w:t>
      </w:r>
      <w:proofErr w:type="spellStart"/>
      <w:r w:rsidRPr="006A4B85">
        <w:rPr>
          <w:color w:val="auto"/>
          <w:sz w:val="28"/>
          <w:szCs w:val="28"/>
          <w:lang w:eastAsia="en-US"/>
        </w:rPr>
        <w:t>кацестве</w:t>
      </w:r>
      <w:proofErr w:type="spellEnd"/>
      <w:r w:rsidRPr="006A4B85">
        <w:rPr>
          <w:color w:val="auto"/>
          <w:sz w:val="28"/>
          <w:szCs w:val="28"/>
          <w:lang w:eastAsia="en-US"/>
        </w:rPr>
        <w:t xml:space="preserve"> </w:t>
      </w:r>
      <w:proofErr w:type="spellStart"/>
      <w:r w:rsidRPr="006A4B85">
        <w:rPr>
          <w:color w:val="auto"/>
          <w:sz w:val="28"/>
          <w:szCs w:val="28"/>
          <w:lang w:eastAsia="en-US"/>
        </w:rPr>
        <w:t>единтвенного</w:t>
      </w:r>
      <w:proofErr w:type="spellEnd"/>
      <w:r w:rsidRPr="006A4B85">
        <w:rPr>
          <w:color w:val="auto"/>
          <w:sz w:val="28"/>
          <w:szCs w:val="28"/>
          <w:lang w:eastAsia="en-US"/>
        </w:rPr>
        <w:t xml:space="preserve"> параметра путь к </w:t>
      </w:r>
      <w:proofErr w:type="spellStart"/>
      <w:r w:rsidRPr="006A4B85">
        <w:rPr>
          <w:color w:val="auto"/>
          <w:sz w:val="28"/>
          <w:szCs w:val="28"/>
          <w:lang w:eastAsia="en-US"/>
        </w:rPr>
        <w:t>сохраненому</w:t>
      </w:r>
      <w:proofErr w:type="spellEnd"/>
      <w:r w:rsidRPr="006A4B85">
        <w:rPr>
          <w:color w:val="auto"/>
          <w:sz w:val="28"/>
          <w:szCs w:val="28"/>
          <w:lang w:eastAsia="en-US"/>
        </w:rPr>
        <w:t xml:space="preserve"> файлу. Она преобразует изображение в матрицу и сохраняет его в переменную.</w:t>
      </w:r>
    </w:p>
    <w:p w14:paraId="4F56F562" w14:textId="77777777" w:rsidR="006A4B85" w:rsidRPr="006A4B85" w:rsidRDefault="006A4B85" w:rsidP="006A4B85">
      <w:pPr>
        <w:shd w:val="clear" w:color="auto" w:fill="FFFFFF"/>
        <w:tabs>
          <w:tab w:val="left" w:pos="1134"/>
        </w:tabs>
        <w:spacing w:after="0" w:line="360" w:lineRule="auto"/>
        <w:ind w:left="1429" w:right="0" w:firstLine="0"/>
        <w:textAlignment w:val="baseline"/>
        <w:rPr>
          <w:color w:val="auto"/>
          <w:sz w:val="28"/>
          <w:szCs w:val="28"/>
          <w:lang w:eastAsia="en-US"/>
        </w:rPr>
      </w:pPr>
      <w:r w:rsidRPr="006A4B85">
        <w:rPr>
          <w:color w:val="auto"/>
          <w:sz w:val="28"/>
          <w:szCs w:val="28"/>
          <w:lang w:eastAsia="en-US"/>
        </w:rPr>
        <w:t xml:space="preserve">Функция </w:t>
      </w:r>
      <w:r w:rsidRPr="006A4B85">
        <w:rPr>
          <w:rFonts w:ascii="Courier New" w:hAnsi="Courier New" w:cs="Courier New"/>
          <w:color w:val="auto"/>
          <w:sz w:val="28"/>
          <w:szCs w:val="28"/>
          <w:lang w:val="en-US" w:eastAsia="en-US"/>
        </w:rPr>
        <w:t>image</w:t>
      </w:r>
      <w:r w:rsidRPr="006A4B85">
        <w:rPr>
          <w:rFonts w:ascii="Courier New" w:hAnsi="Courier New" w:cs="Courier New"/>
          <w:color w:val="auto"/>
          <w:sz w:val="28"/>
          <w:szCs w:val="28"/>
          <w:lang w:eastAsia="en-US"/>
        </w:rPr>
        <w:t>_</w:t>
      </w:r>
      <w:r w:rsidRPr="006A4B85">
        <w:rPr>
          <w:rFonts w:ascii="Courier New" w:hAnsi="Courier New" w:cs="Courier New"/>
          <w:color w:val="auto"/>
          <w:sz w:val="28"/>
          <w:szCs w:val="28"/>
          <w:lang w:val="en-US" w:eastAsia="en-US"/>
        </w:rPr>
        <w:t>upload</w:t>
      </w:r>
      <w:r w:rsidRPr="006A4B85">
        <w:rPr>
          <w:rFonts w:ascii="Courier New" w:hAnsi="Courier New" w:cs="Courier New"/>
          <w:color w:val="auto"/>
          <w:sz w:val="28"/>
          <w:szCs w:val="28"/>
          <w:lang w:eastAsia="en-US"/>
        </w:rPr>
        <w:t>_</w:t>
      </w:r>
      <w:r w:rsidRPr="006A4B85">
        <w:rPr>
          <w:rFonts w:ascii="Courier New" w:hAnsi="Courier New" w:cs="Courier New"/>
          <w:color w:val="auto"/>
          <w:sz w:val="28"/>
          <w:szCs w:val="28"/>
          <w:lang w:val="en-US" w:eastAsia="en-US"/>
        </w:rPr>
        <w:t>view</w:t>
      </w:r>
      <w:r w:rsidRPr="006A4B85">
        <w:rPr>
          <w:rFonts w:ascii="Courier New" w:hAnsi="Courier New" w:cs="Courier New"/>
          <w:color w:val="auto"/>
          <w:sz w:val="28"/>
          <w:szCs w:val="28"/>
          <w:lang w:eastAsia="en-US"/>
        </w:rPr>
        <w:t xml:space="preserve"> </w:t>
      </w:r>
      <w:r w:rsidRPr="006A4B85">
        <w:rPr>
          <w:color w:val="auto"/>
          <w:sz w:val="28"/>
          <w:szCs w:val="28"/>
          <w:lang w:eastAsia="en-US"/>
        </w:rPr>
        <w:t xml:space="preserve">позволяет загрузить и сохранить через форму изображение. Затем загруженное изображение обрабатывается с помощью функции </w:t>
      </w:r>
      <w:r w:rsidRPr="006A4B85">
        <w:rPr>
          <w:rFonts w:ascii="Courier New" w:hAnsi="Courier New" w:cs="Courier New"/>
          <w:color w:val="auto"/>
          <w:sz w:val="28"/>
          <w:szCs w:val="28"/>
          <w:lang w:val="en-US" w:eastAsia="en-US"/>
        </w:rPr>
        <w:t>prepare</w:t>
      </w:r>
      <w:r w:rsidRPr="006A4B85">
        <w:rPr>
          <w:color w:val="auto"/>
          <w:sz w:val="28"/>
          <w:szCs w:val="28"/>
          <w:lang w:eastAsia="en-US"/>
        </w:rPr>
        <w:t xml:space="preserve"> и проходит через заранее обученную модель.  Затем результат сохраняется в словарь и загружается на </w:t>
      </w:r>
      <w:r w:rsidRPr="006A4B85">
        <w:rPr>
          <w:color w:val="auto"/>
          <w:sz w:val="28"/>
          <w:szCs w:val="28"/>
          <w:lang w:val="en-US" w:eastAsia="en-US"/>
        </w:rPr>
        <w:t>web</w:t>
      </w:r>
      <w:r w:rsidRPr="006A4B85">
        <w:rPr>
          <w:color w:val="auto"/>
          <w:sz w:val="28"/>
          <w:szCs w:val="28"/>
          <w:lang w:eastAsia="en-US"/>
        </w:rPr>
        <w:t xml:space="preserve">-страницу. В словаре хранится: название изображения, само изображение и результат </w:t>
      </w:r>
      <w:proofErr w:type="spellStart"/>
      <w:r w:rsidRPr="006A4B85">
        <w:rPr>
          <w:color w:val="auto"/>
          <w:sz w:val="28"/>
          <w:szCs w:val="28"/>
          <w:lang w:eastAsia="en-US"/>
        </w:rPr>
        <w:t>распознаной</w:t>
      </w:r>
      <w:proofErr w:type="spellEnd"/>
      <w:r w:rsidRPr="006A4B85">
        <w:rPr>
          <w:color w:val="auto"/>
          <w:sz w:val="28"/>
          <w:szCs w:val="28"/>
          <w:lang w:eastAsia="en-US"/>
        </w:rPr>
        <w:t xml:space="preserve"> эмоции.</w:t>
      </w:r>
    </w:p>
    <w:p w14:paraId="56108292" w14:textId="77777777" w:rsidR="006A4B85" w:rsidRPr="006A4B85" w:rsidRDefault="006A4B85" w:rsidP="006A4B85">
      <w:pPr>
        <w:keepNext/>
        <w:keepLines/>
        <w:pageBreakBefore/>
        <w:shd w:val="clear" w:color="auto" w:fill="FFFFFF"/>
        <w:spacing w:before="480" w:after="480" w:line="360" w:lineRule="auto"/>
        <w:ind w:right="0" w:firstLine="709"/>
        <w:textAlignment w:val="baseline"/>
        <w:outlineLvl w:val="0"/>
        <w:rPr>
          <w:b/>
          <w:bCs/>
          <w:sz w:val="32"/>
          <w:szCs w:val="28"/>
        </w:rPr>
      </w:pPr>
      <w:bookmarkStart w:id="16" w:name="_Toc135069369"/>
      <w:r w:rsidRPr="006A4B85">
        <w:rPr>
          <w:b/>
          <w:bCs/>
          <w:sz w:val="32"/>
          <w:szCs w:val="28"/>
        </w:rPr>
        <w:lastRenderedPageBreak/>
        <w:t xml:space="preserve">4. Тестирование </w:t>
      </w:r>
      <w:bookmarkEnd w:id="16"/>
      <w:r w:rsidRPr="006A4B85">
        <w:rPr>
          <w:b/>
          <w:bCs/>
          <w:sz w:val="32"/>
          <w:szCs w:val="28"/>
        </w:rPr>
        <w:t>приложения</w:t>
      </w:r>
    </w:p>
    <w:p w14:paraId="526E104D" w14:textId="77777777" w:rsidR="006A4B85" w:rsidRPr="006A4B85" w:rsidRDefault="006A4B85" w:rsidP="006A4B85">
      <w:pPr>
        <w:keepNext/>
        <w:keepLines/>
        <w:shd w:val="clear" w:color="auto" w:fill="FFFFFF"/>
        <w:spacing w:before="480" w:after="480" w:line="360" w:lineRule="auto"/>
        <w:ind w:right="0" w:firstLine="709"/>
        <w:textAlignment w:val="baseline"/>
        <w:outlineLvl w:val="1"/>
        <w:rPr>
          <w:b/>
          <w:bCs/>
          <w:sz w:val="28"/>
          <w:szCs w:val="28"/>
        </w:rPr>
      </w:pPr>
      <w:bookmarkStart w:id="17" w:name="_Toc135069370"/>
      <w:r w:rsidRPr="006A4B85">
        <w:rPr>
          <w:b/>
          <w:bCs/>
          <w:sz w:val="28"/>
          <w:szCs w:val="28"/>
        </w:rPr>
        <w:t>4.1 Описание процесса тестирования</w:t>
      </w:r>
      <w:bookmarkEnd w:id="17"/>
    </w:p>
    <w:p w14:paraId="63743E13"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Для начала загрузим изображение из </w:t>
      </w:r>
      <w:proofErr w:type="spellStart"/>
      <w:r w:rsidRPr="006A4B85">
        <w:rPr>
          <w:sz w:val="28"/>
          <w:szCs w:val="28"/>
        </w:rPr>
        <w:t>датасета</w:t>
      </w:r>
      <w:proofErr w:type="spellEnd"/>
      <w:r w:rsidRPr="006A4B85">
        <w:rPr>
          <w:sz w:val="28"/>
          <w:szCs w:val="28"/>
        </w:rPr>
        <w:t xml:space="preserve"> тренировки (рис. 4.1). Результат был выведен верным.</w:t>
      </w:r>
    </w:p>
    <w:p w14:paraId="7D7E5283" w14:textId="77777777" w:rsidR="006A4B85" w:rsidRPr="006A4B85" w:rsidRDefault="006A4B85" w:rsidP="006A4B85">
      <w:pPr>
        <w:shd w:val="clear" w:color="auto" w:fill="FFFFFF"/>
        <w:spacing w:after="0" w:line="360" w:lineRule="auto"/>
        <w:ind w:right="0" w:firstLine="0"/>
        <w:jc w:val="center"/>
        <w:textAlignment w:val="baseline"/>
        <w:rPr>
          <w:color w:val="FF0000"/>
          <w:sz w:val="28"/>
          <w:szCs w:val="28"/>
        </w:rPr>
      </w:pPr>
      <w:r w:rsidRPr="006A4B85">
        <w:rPr>
          <w:noProof/>
          <w:color w:val="FF0000"/>
          <w:sz w:val="28"/>
          <w:szCs w:val="28"/>
        </w:rPr>
        <w:drawing>
          <wp:inline distT="0" distB="0" distL="0" distR="0" wp14:anchorId="5DE86657" wp14:editId="37AAF6C4">
            <wp:extent cx="4109680" cy="2621280"/>
            <wp:effectExtent l="0" t="0" r="571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118" r="30476"/>
                    <a:stretch/>
                  </pic:blipFill>
                  <pic:spPr bwMode="auto">
                    <a:xfrm>
                      <a:off x="0" y="0"/>
                      <a:ext cx="4119470" cy="2627525"/>
                    </a:xfrm>
                    <a:prstGeom prst="rect">
                      <a:avLst/>
                    </a:prstGeom>
                    <a:ln>
                      <a:noFill/>
                    </a:ln>
                    <a:extLst>
                      <a:ext uri="{53640926-AAD7-44D8-BBD7-CCE9431645EC}">
                        <a14:shadowObscured xmlns:a14="http://schemas.microsoft.com/office/drawing/2010/main"/>
                      </a:ext>
                    </a:extLst>
                  </pic:spPr>
                </pic:pic>
              </a:graphicData>
            </a:graphic>
          </wp:inline>
        </w:drawing>
      </w:r>
    </w:p>
    <w:p w14:paraId="72307634" w14:textId="77777777" w:rsidR="006A4B85" w:rsidRPr="006A4B85" w:rsidRDefault="006A4B85" w:rsidP="006A4B85">
      <w:pPr>
        <w:shd w:val="clear" w:color="auto" w:fill="FFFFFF"/>
        <w:spacing w:after="0" w:line="360" w:lineRule="auto"/>
        <w:ind w:right="0" w:firstLine="709"/>
        <w:jc w:val="center"/>
        <w:textAlignment w:val="baseline"/>
        <w:rPr>
          <w:color w:val="auto"/>
          <w:sz w:val="28"/>
          <w:szCs w:val="28"/>
        </w:rPr>
      </w:pPr>
      <w:r w:rsidRPr="006A4B85">
        <w:rPr>
          <w:color w:val="auto"/>
          <w:sz w:val="28"/>
          <w:szCs w:val="28"/>
        </w:rPr>
        <w:t xml:space="preserve">Рисунок 4.1 – Изображение из обучаемого </w:t>
      </w:r>
      <w:proofErr w:type="spellStart"/>
      <w:r w:rsidRPr="006A4B85">
        <w:rPr>
          <w:color w:val="auto"/>
          <w:sz w:val="28"/>
          <w:szCs w:val="28"/>
        </w:rPr>
        <w:t>датасета</w:t>
      </w:r>
      <w:proofErr w:type="spellEnd"/>
    </w:p>
    <w:p w14:paraId="4833AA97" w14:textId="77777777" w:rsidR="006A4B85" w:rsidRPr="006A4B85" w:rsidRDefault="006A4B85" w:rsidP="006A4B85">
      <w:pPr>
        <w:shd w:val="clear" w:color="auto" w:fill="FFFFFF"/>
        <w:spacing w:after="0" w:line="360" w:lineRule="auto"/>
        <w:ind w:right="0" w:firstLine="709"/>
        <w:textAlignment w:val="baseline"/>
        <w:rPr>
          <w:color w:val="auto"/>
          <w:sz w:val="28"/>
          <w:szCs w:val="28"/>
        </w:rPr>
      </w:pPr>
      <w:r w:rsidRPr="006A4B85">
        <w:rPr>
          <w:color w:val="auto"/>
          <w:sz w:val="28"/>
          <w:szCs w:val="28"/>
        </w:rPr>
        <w:t xml:space="preserve">Следующим будет </w:t>
      </w:r>
      <w:proofErr w:type="spellStart"/>
      <w:r w:rsidRPr="006A4B85">
        <w:rPr>
          <w:color w:val="auto"/>
          <w:sz w:val="28"/>
          <w:szCs w:val="28"/>
        </w:rPr>
        <w:t>тестироватся</w:t>
      </w:r>
      <w:proofErr w:type="spellEnd"/>
      <w:r w:rsidRPr="006A4B85">
        <w:rPr>
          <w:color w:val="auto"/>
          <w:sz w:val="28"/>
          <w:szCs w:val="28"/>
        </w:rPr>
        <w:t xml:space="preserve"> изображение не из </w:t>
      </w:r>
      <w:proofErr w:type="spellStart"/>
      <w:r w:rsidRPr="006A4B85">
        <w:rPr>
          <w:color w:val="auto"/>
          <w:sz w:val="28"/>
          <w:szCs w:val="28"/>
        </w:rPr>
        <w:t>датасета</w:t>
      </w:r>
      <w:proofErr w:type="spellEnd"/>
      <w:r w:rsidRPr="006A4B85">
        <w:rPr>
          <w:color w:val="auto"/>
          <w:sz w:val="28"/>
          <w:szCs w:val="28"/>
        </w:rPr>
        <w:t xml:space="preserve"> и другого цветового фильтра (рис. 4.2). Результат частично верный, картинку можно </w:t>
      </w:r>
      <w:proofErr w:type="spellStart"/>
      <w:r w:rsidRPr="006A4B85">
        <w:rPr>
          <w:color w:val="auto"/>
          <w:sz w:val="28"/>
          <w:szCs w:val="28"/>
        </w:rPr>
        <w:t>классифицровать</w:t>
      </w:r>
      <w:proofErr w:type="spellEnd"/>
      <w:r w:rsidRPr="006A4B85">
        <w:rPr>
          <w:color w:val="auto"/>
          <w:sz w:val="28"/>
          <w:szCs w:val="28"/>
        </w:rPr>
        <w:t xml:space="preserve"> как </w:t>
      </w:r>
      <w:r w:rsidRPr="006A4B85">
        <w:rPr>
          <w:color w:val="auto"/>
          <w:sz w:val="28"/>
          <w:szCs w:val="28"/>
          <w:lang w:val="en-US"/>
        </w:rPr>
        <w:t xml:space="preserve">neutral </w:t>
      </w:r>
      <w:r w:rsidRPr="006A4B85">
        <w:rPr>
          <w:color w:val="auto"/>
          <w:sz w:val="28"/>
          <w:szCs w:val="28"/>
        </w:rPr>
        <w:t>(нейтральный).</w:t>
      </w:r>
    </w:p>
    <w:p w14:paraId="01244CE2" w14:textId="77777777" w:rsidR="006A4B85" w:rsidRPr="006A4B85" w:rsidRDefault="006A4B85" w:rsidP="006A4B85">
      <w:pPr>
        <w:shd w:val="clear" w:color="auto" w:fill="FFFFFF"/>
        <w:spacing w:after="0" w:line="360" w:lineRule="auto"/>
        <w:ind w:right="0" w:firstLine="0"/>
        <w:jc w:val="center"/>
        <w:textAlignment w:val="baseline"/>
        <w:rPr>
          <w:color w:val="auto"/>
          <w:sz w:val="28"/>
          <w:szCs w:val="28"/>
        </w:rPr>
      </w:pPr>
      <w:r w:rsidRPr="006A4B85">
        <w:rPr>
          <w:noProof/>
          <w:color w:val="auto"/>
          <w:sz w:val="28"/>
          <w:szCs w:val="28"/>
        </w:rPr>
        <w:drawing>
          <wp:inline distT="0" distB="0" distL="0" distR="0" wp14:anchorId="34C98AE8" wp14:editId="32E2A79F">
            <wp:extent cx="3861752" cy="280342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299" r="31373"/>
                    <a:stretch/>
                  </pic:blipFill>
                  <pic:spPr bwMode="auto">
                    <a:xfrm>
                      <a:off x="0" y="0"/>
                      <a:ext cx="3886980" cy="2821734"/>
                    </a:xfrm>
                    <a:prstGeom prst="rect">
                      <a:avLst/>
                    </a:prstGeom>
                    <a:ln>
                      <a:noFill/>
                    </a:ln>
                    <a:extLst>
                      <a:ext uri="{53640926-AAD7-44D8-BBD7-CCE9431645EC}">
                        <a14:shadowObscured xmlns:a14="http://schemas.microsoft.com/office/drawing/2010/main"/>
                      </a:ext>
                    </a:extLst>
                  </pic:spPr>
                </pic:pic>
              </a:graphicData>
            </a:graphic>
          </wp:inline>
        </w:drawing>
      </w:r>
    </w:p>
    <w:p w14:paraId="68A62E66" w14:textId="77777777" w:rsidR="006A4B85" w:rsidRPr="006A4B85" w:rsidRDefault="006A4B85" w:rsidP="006A4B85">
      <w:pPr>
        <w:shd w:val="clear" w:color="auto" w:fill="FFFFFF"/>
        <w:spacing w:after="0" w:line="360" w:lineRule="auto"/>
        <w:ind w:right="0" w:firstLine="709"/>
        <w:jc w:val="center"/>
        <w:textAlignment w:val="baseline"/>
        <w:rPr>
          <w:color w:val="auto"/>
          <w:sz w:val="28"/>
          <w:szCs w:val="28"/>
        </w:rPr>
      </w:pPr>
      <w:r w:rsidRPr="006A4B85">
        <w:rPr>
          <w:color w:val="auto"/>
          <w:sz w:val="28"/>
          <w:szCs w:val="28"/>
        </w:rPr>
        <w:t>Рисунок 4.2 – Стороннее изображение отличного цветового фильтра</w:t>
      </w:r>
    </w:p>
    <w:p w14:paraId="4A4EF704" w14:textId="77777777" w:rsidR="006A4B85" w:rsidRPr="006A4B85" w:rsidRDefault="006A4B85" w:rsidP="006A4B85">
      <w:pPr>
        <w:keepNext/>
        <w:keepLines/>
        <w:pageBreakBefore/>
        <w:shd w:val="clear" w:color="auto" w:fill="FFFFFF"/>
        <w:spacing w:before="480" w:after="480" w:line="360" w:lineRule="auto"/>
        <w:ind w:right="0" w:firstLine="0"/>
        <w:jc w:val="center"/>
        <w:textAlignment w:val="baseline"/>
        <w:outlineLvl w:val="0"/>
        <w:rPr>
          <w:b/>
          <w:bCs/>
          <w:sz w:val="32"/>
          <w:szCs w:val="28"/>
        </w:rPr>
      </w:pPr>
      <w:bookmarkStart w:id="18" w:name="_Toc135069371"/>
      <w:r w:rsidRPr="006A4B85">
        <w:rPr>
          <w:b/>
          <w:bCs/>
          <w:sz w:val="32"/>
          <w:szCs w:val="28"/>
        </w:rPr>
        <w:lastRenderedPageBreak/>
        <w:t>Заключение</w:t>
      </w:r>
      <w:bookmarkEnd w:id="18"/>
    </w:p>
    <w:p w14:paraId="52673256"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В ходе выполнения данной работы была выбрана и реализована модель для классификации изображений эмоций человека, которая позволяет автоматизировать процесс распознавания эмоции на фото и может быть использована в различных практико-ориентированных приложениях.</w:t>
      </w:r>
    </w:p>
    <w:p w14:paraId="5C02FDEF"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Получены и закреплены навыки работы с моделями: выбор, реализация, обучение, тестирование и возможность применения для решения практических задач.</w:t>
      </w:r>
    </w:p>
    <w:p w14:paraId="79D49ADA"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Кроме этого, отработаны навыки формирования </w:t>
      </w:r>
      <w:proofErr w:type="spellStart"/>
      <w:r w:rsidRPr="006A4B85">
        <w:rPr>
          <w:sz w:val="28"/>
          <w:szCs w:val="28"/>
        </w:rPr>
        <w:t>датасета</w:t>
      </w:r>
      <w:proofErr w:type="spellEnd"/>
      <w:r w:rsidRPr="006A4B85">
        <w:rPr>
          <w:sz w:val="28"/>
          <w:szCs w:val="28"/>
        </w:rPr>
        <w:t xml:space="preserve"> и оценки возможности его использования для обучения моделей.</w:t>
      </w:r>
    </w:p>
    <w:p w14:paraId="6C45A603" w14:textId="77777777" w:rsidR="006A4B85" w:rsidRPr="006A4B85" w:rsidRDefault="006A4B85" w:rsidP="006A4B85">
      <w:pPr>
        <w:keepNext/>
        <w:keepLines/>
        <w:pageBreakBefore/>
        <w:shd w:val="clear" w:color="auto" w:fill="FFFFFF"/>
        <w:spacing w:before="480" w:after="480" w:line="360" w:lineRule="auto"/>
        <w:ind w:right="0" w:firstLine="0"/>
        <w:jc w:val="center"/>
        <w:textAlignment w:val="baseline"/>
        <w:outlineLvl w:val="0"/>
        <w:rPr>
          <w:b/>
          <w:bCs/>
          <w:sz w:val="32"/>
          <w:szCs w:val="28"/>
        </w:rPr>
      </w:pPr>
      <w:bookmarkStart w:id="19" w:name="_Toc135069372"/>
      <w:r w:rsidRPr="006A4B85">
        <w:rPr>
          <w:b/>
          <w:bCs/>
          <w:sz w:val="32"/>
          <w:szCs w:val="28"/>
        </w:rPr>
        <w:lastRenderedPageBreak/>
        <w:t>Перечень использованных информационных ресурсов</w:t>
      </w:r>
      <w:bookmarkStart w:id="20" w:name="_Hlk40530821"/>
      <w:bookmarkEnd w:id="19"/>
    </w:p>
    <w:p w14:paraId="46FEB501"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1.</w:t>
      </w:r>
      <w:r w:rsidRPr="006A4B85">
        <w:rPr>
          <w:sz w:val="28"/>
          <w:szCs w:val="28"/>
        </w:rPr>
        <w:tab/>
        <w:t xml:space="preserve">Ссылка на тренировочный </w:t>
      </w:r>
      <w:proofErr w:type="spellStart"/>
      <w:r w:rsidRPr="006A4B85">
        <w:rPr>
          <w:sz w:val="28"/>
          <w:szCs w:val="28"/>
        </w:rPr>
        <w:t>датасет</w:t>
      </w:r>
      <w:proofErr w:type="spellEnd"/>
      <w:r w:rsidRPr="006A4B85">
        <w:rPr>
          <w:sz w:val="28"/>
          <w:szCs w:val="28"/>
        </w:rPr>
        <w:t xml:space="preserve"> [Электронный ресурс] </w:t>
      </w:r>
      <w:r w:rsidRPr="006A4B85">
        <w:rPr>
          <w:sz w:val="28"/>
          <w:szCs w:val="28"/>
          <w:lang w:val="en-US"/>
        </w:rPr>
        <w:t>URL</w:t>
      </w:r>
      <w:r w:rsidRPr="006A4B85">
        <w:rPr>
          <w:sz w:val="28"/>
          <w:szCs w:val="28"/>
        </w:rPr>
        <w:t xml:space="preserve">: </w:t>
      </w:r>
      <w:hyperlink r:id="rId23" w:history="1">
        <w:r w:rsidRPr="006A4B85">
          <w:rPr>
            <w:color w:val="0000FF"/>
            <w:sz w:val="28"/>
            <w:szCs w:val="28"/>
            <w:u w:val="single"/>
          </w:rPr>
          <w:t>https://www.kaggle.com/datasets/ananthu017/emotion-detection-fer</w:t>
        </w:r>
      </w:hyperlink>
      <w:r w:rsidRPr="006A4B85">
        <w:rPr>
          <w:sz w:val="28"/>
          <w:szCs w:val="28"/>
        </w:rPr>
        <w:t xml:space="preserve"> (дата обращения 20.05.2023)</w:t>
      </w:r>
    </w:p>
    <w:p w14:paraId="3472C134"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2. С</w:t>
      </w:r>
      <w:r w:rsidRPr="006A4B85">
        <w:rPr>
          <w:sz w:val="28"/>
          <w:szCs w:val="28"/>
          <w:lang w:val="en-US"/>
        </w:rPr>
        <w:t>c</w:t>
      </w:r>
      <w:proofErr w:type="spellStart"/>
      <w:r w:rsidRPr="006A4B85">
        <w:rPr>
          <w:sz w:val="28"/>
          <w:szCs w:val="28"/>
        </w:rPr>
        <w:t>ылка</w:t>
      </w:r>
      <w:proofErr w:type="spellEnd"/>
      <w:r w:rsidRPr="006A4B85">
        <w:rPr>
          <w:sz w:val="28"/>
          <w:szCs w:val="28"/>
        </w:rPr>
        <w:t xml:space="preserve"> к документации </w:t>
      </w:r>
      <w:r w:rsidRPr="006A4B85">
        <w:rPr>
          <w:sz w:val="28"/>
          <w:szCs w:val="28"/>
          <w:lang w:val="en-US"/>
        </w:rPr>
        <w:t>Django</w:t>
      </w:r>
      <w:r w:rsidRPr="006A4B85">
        <w:rPr>
          <w:sz w:val="28"/>
          <w:szCs w:val="28"/>
        </w:rPr>
        <w:t xml:space="preserve"> [Электронный ресурс] </w:t>
      </w:r>
      <w:r w:rsidRPr="006A4B85">
        <w:rPr>
          <w:sz w:val="28"/>
          <w:szCs w:val="28"/>
          <w:lang w:val="en-US"/>
        </w:rPr>
        <w:t>URL</w:t>
      </w:r>
      <w:r w:rsidRPr="006A4B85">
        <w:rPr>
          <w:sz w:val="28"/>
          <w:szCs w:val="28"/>
        </w:rPr>
        <w:t xml:space="preserve">: </w:t>
      </w:r>
      <w:hyperlink r:id="rId24" w:history="1">
        <w:r w:rsidRPr="006A4B85">
          <w:rPr>
            <w:color w:val="0000FF"/>
            <w:sz w:val="28"/>
            <w:szCs w:val="28"/>
            <w:u w:val="single"/>
            <w:lang w:val="en-US"/>
          </w:rPr>
          <w:t>https</w:t>
        </w:r>
        <w:r w:rsidRPr="006A4B85">
          <w:rPr>
            <w:color w:val="0000FF"/>
            <w:sz w:val="28"/>
            <w:szCs w:val="28"/>
            <w:u w:val="single"/>
          </w:rPr>
          <w:t>://</w:t>
        </w:r>
        <w:r w:rsidRPr="006A4B85">
          <w:rPr>
            <w:color w:val="0000FF"/>
            <w:sz w:val="28"/>
            <w:szCs w:val="28"/>
            <w:u w:val="single"/>
            <w:lang w:val="en-US"/>
          </w:rPr>
          <w:t>docs</w:t>
        </w:r>
        <w:r w:rsidRPr="006A4B85">
          <w:rPr>
            <w:color w:val="0000FF"/>
            <w:sz w:val="28"/>
            <w:szCs w:val="28"/>
            <w:u w:val="single"/>
          </w:rPr>
          <w:t>.</w:t>
        </w:r>
        <w:proofErr w:type="spellStart"/>
        <w:r w:rsidRPr="006A4B85">
          <w:rPr>
            <w:color w:val="0000FF"/>
            <w:sz w:val="28"/>
            <w:szCs w:val="28"/>
            <w:u w:val="single"/>
            <w:lang w:val="en-US"/>
          </w:rPr>
          <w:t>djangoproject</w:t>
        </w:r>
        <w:proofErr w:type="spellEnd"/>
        <w:r w:rsidRPr="006A4B85">
          <w:rPr>
            <w:color w:val="0000FF"/>
            <w:sz w:val="28"/>
            <w:szCs w:val="28"/>
            <w:u w:val="single"/>
          </w:rPr>
          <w:t>.</w:t>
        </w:r>
        <w:r w:rsidRPr="006A4B85">
          <w:rPr>
            <w:color w:val="0000FF"/>
            <w:sz w:val="28"/>
            <w:szCs w:val="28"/>
            <w:u w:val="single"/>
            <w:lang w:val="en-US"/>
          </w:rPr>
          <w:t>com</w:t>
        </w:r>
        <w:r w:rsidRPr="006A4B85">
          <w:rPr>
            <w:color w:val="0000FF"/>
            <w:sz w:val="28"/>
            <w:szCs w:val="28"/>
            <w:u w:val="single"/>
          </w:rPr>
          <w:t>/</w:t>
        </w:r>
        <w:proofErr w:type="spellStart"/>
        <w:r w:rsidRPr="006A4B85">
          <w:rPr>
            <w:color w:val="0000FF"/>
            <w:sz w:val="28"/>
            <w:szCs w:val="28"/>
            <w:u w:val="single"/>
            <w:lang w:val="en-US"/>
          </w:rPr>
          <w:t>en</w:t>
        </w:r>
        <w:proofErr w:type="spellEnd"/>
        <w:r w:rsidRPr="006A4B85">
          <w:rPr>
            <w:color w:val="0000FF"/>
            <w:sz w:val="28"/>
            <w:szCs w:val="28"/>
            <w:u w:val="single"/>
          </w:rPr>
          <w:t>/4.2/</w:t>
        </w:r>
      </w:hyperlink>
      <w:r w:rsidRPr="006A4B85">
        <w:rPr>
          <w:sz w:val="28"/>
          <w:szCs w:val="28"/>
        </w:rPr>
        <w:t xml:space="preserve"> (дата обращения 22.05.2023)</w:t>
      </w:r>
    </w:p>
    <w:p w14:paraId="316AB990" w14:textId="77777777" w:rsidR="006A4B85" w:rsidRPr="006A4B85" w:rsidRDefault="006A4B85" w:rsidP="006A4B85">
      <w:pPr>
        <w:shd w:val="clear" w:color="auto" w:fill="FFFFFF"/>
        <w:spacing w:after="0" w:line="360" w:lineRule="auto"/>
        <w:ind w:right="0" w:firstLine="709"/>
        <w:textAlignment w:val="baseline"/>
        <w:rPr>
          <w:sz w:val="28"/>
          <w:szCs w:val="28"/>
        </w:rPr>
      </w:pPr>
      <w:r w:rsidRPr="006A4B85">
        <w:rPr>
          <w:sz w:val="28"/>
          <w:szCs w:val="28"/>
        </w:rPr>
        <w:t xml:space="preserve">3. Ссылка на </w:t>
      </w:r>
      <w:proofErr w:type="spellStart"/>
      <w:r w:rsidRPr="006A4B85">
        <w:rPr>
          <w:sz w:val="28"/>
          <w:szCs w:val="28"/>
        </w:rPr>
        <w:t>тренирвочную</w:t>
      </w:r>
      <w:proofErr w:type="spellEnd"/>
      <w:r w:rsidRPr="006A4B85">
        <w:rPr>
          <w:sz w:val="28"/>
          <w:szCs w:val="28"/>
        </w:rPr>
        <w:t xml:space="preserve"> программу для модели нейросети [Электронный ресурс] </w:t>
      </w:r>
      <w:r w:rsidRPr="006A4B85">
        <w:rPr>
          <w:sz w:val="28"/>
          <w:szCs w:val="28"/>
          <w:lang w:val="en-US"/>
        </w:rPr>
        <w:t>URL</w:t>
      </w:r>
      <w:r w:rsidRPr="006A4B85">
        <w:rPr>
          <w:sz w:val="28"/>
          <w:szCs w:val="28"/>
        </w:rPr>
        <w:t xml:space="preserve">:  </w:t>
      </w:r>
      <w:hyperlink r:id="rId25" w:history="1">
        <w:r w:rsidRPr="006A4B85">
          <w:rPr>
            <w:color w:val="0000FF"/>
            <w:sz w:val="28"/>
            <w:szCs w:val="28"/>
            <w:u w:val="single"/>
          </w:rPr>
          <w:t>https://drive.google.com/file/d/1H7RrnSWBd5W0aZKeA3InBjl_UA9HK4Ca/view?usp=sharing</w:t>
        </w:r>
      </w:hyperlink>
      <w:r w:rsidRPr="006A4B85">
        <w:rPr>
          <w:color w:val="0000FF"/>
          <w:sz w:val="28"/>
          <w:szCs w:val="28"/>
          <w:u w:val="single"/>
        </w:rPr>
        <w:t xml:space="preserve"> </w:t>
      </w:r>
      <w:r w:rsidRPr="006A4B85">
        <w:rPr>
          <w:sz w:val="28"/>
          <w:szCs w:val="28"/>
        </w:rPr>
        <w:t>(дата обращения 25.05.2023)</w:t>
      </w:r>
    </w:p>
    <w:p w14:paraId="665DA2B3" w14:textId="77777777" w:rsidR="006A4B85" w:rsidRPr="006A4B85" w:rsidRDefault="006A4B85" w:rsidP="006A4B85">
      <w:pPr>
        <w:shd w:val="clear" w:color="auto" w:fill="FFFFFF"/>
        <w:spacing w:after="0" w:line="360" w:lineRule="auto"/>
        <w:ind w:right="0" w:firstLine="709"/>
        <w:textAlignment w:val="baseline"/>
        <w:rPr>
          <w:sz w:val="28"/>
          <w:szCs w:val="28"/>
        </w:rPr>
      </w:pPr>
    </w:p>
    <w:bookmarkEnd w:id="20"/>
    <w:p w14:paraId="3137A19E" w14:textId="77777777" w:rsidR="006A4B85" w:rsidRPr="006A4B85" w:rsidRDefault="006A4B85" w:rsidP="006A4B85">
      <w:pPr>
        <w:shd w:val="clear" w:color="auto" w:fill="FFFFFF"/>
        <w:spacing w:after="0" w:line="360" w:lineRule="auto"/>
        <w:ind w:right="0" w:firstLine="709"/>
        <w:jc w:val="left"/>
        <w:textAlignment w:val="baseline"/>
        <w:rPr>
          <w:sz w:val="28"/>
          <w:szCs w:val="28"/>
        </w:rPr>
      </w:pPr>
      <w:r w:rsidRPr="006A4B85">
        <w:rPr>
          <w:sz w:val="28"/>
          <w:szCs w:val="28"/>
        </w:rPr>
        <w:br w:type="page"/>
      </w:r>
    </w:p>
    <w:p w14:paraId="3E3FF627" w14:textId="77777777" w:rsidR="006A4B85" w:rsidRPr="006A4B85" w:rsidRDefault="006A4B85" w:rsidP="006A4B85">
      <w:pPr>
        <w:keepNext/>
        <w:keepLines/>
        <w:pageBreakBefore/>
        <w:shd w:val="clear" w:color="auto" w:fill="FFFFFF"/>
        <w:spacing w:before="480" w:after="480" w:line="360" w:lineRule="auto"/>
        <w:ind w:right="0" w:firstLine="0"/>
        <w:jc w:val="center"/>
        <w:textAlignment w:val="baseline"/>
        <w:outlineLvl w:val="0"/>
        <w:rPr>
          <w:b/>
          <w:bCs/>
          <w:sz w:val="32"/>
          <w:szCs w:val="28"/>
        </w:rPr>
      </w:pPr>
      <w:bookmarkStart w:id="21" w:name="_Toc135069373"/>
      <w:r w:rsidRPr="006A4B85">
        <w:rPr>
          <w:b/>
          <w:bCs/>
          <w:sz w:val="32"/>
          <w:szCs w:val="28"/>
        </w:rPr>
        <w:lastRenderedPageBreak/>
        <w:t>Приложение А Листинг программы</w:t>
      </w:r>
      <w:bookmarkEnd w:id="21"/>
    </w:p>
    <w:p w14:paraId="36D30225"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360" w:lineRule="auto"/>
        <w:ind w:right="0" w:firstLine="0"/>
        <w:jc w:val="left"/>
        <w:textAlignment w:val="baseline"/>
        <w:rPr>
          <w:color w:val="auto"/>
          <w:sz w:val="28"/>
          <w:szCs w:val="28"/>
        </w:rPr>
      </w:pPr>
      <w:r w:rsidRPr="006A4B85">
        <w:rPr>
          <w:color w:val="auto"/>
          <w:sz w:val="28"/>
          <w:szCs w:val="28"/>
        </w:rPr>
        <w:t xml:space="preserve">1. </w:t>
      </w:r>
      <w:r w:rsidRPr="006A4B85">
        <w:rPr>
          <w:color w:val="auto"/>
          <w:sz w:val="28"/>
          <w:szCs w:val="28"/>
          <w:lang w:val="en-US"/>
        </w:rPr>
        <w:t>views</w:t>
      </w:r>
      <w:r w:rsidRPr="006A4B85">
        <w:rPr>
          <w:color w:val="auto"/>
          <w:sz w:val="28"/>
          <w:szCs w:val="28"/>
        </w:rPr>
        <w:t>.</w:t>
      </w:r>
      <w:proofErr w:type="spellStart"/>
      <w:r w:rsidRPr="006A4B85">
        <w:rPr>
          <w:color w:val="auto"/>
          <w:sz w:val="28"/>
          <w:szCs w:val="28"/>
          <w:lang w:val="en-US"/>
        </w:rPr>
        <w:t>py</w:t>
      </w:r>
      <w:proofErr w:type="spellEnd"/>
    </w:p>
    <w:p w14:paraId="58062653"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from </w:t>
      </w:r>
      <w:proofErr w:type="spellStart"/>
      <w:proofErr w:type="gramStart"/>
      <w:r w:rsidRPr="006A4B85">
        <w:rPr>
          <w:rFonts w:ascii="Courier New" w:hAnsi="Courier New"/>
          <w:color w:val="auto"/>
          <w:sz w:val="24"/>
          <w:szCs w:val="24"/>
          <w:lang w:val="en-US"/>
        </w:rPr>
        <w:t>django.shortcuts</w:t>
      </w:r>
      <w:proofErr w:type="spellEnd"/>
      <w:proofErr w:type="gramEnd"/>
      <w:r w:rsidRPr="006A4B85">
        <w:rPr>
          <w:rFonts w:ascii="Courier New" w:hAnsi="Courier New"/>
          <w:color w:val="auto"/>
          <w:sz w:val="24"/>
          <w:szCs w:val="24"/>
          <w:lang w:val="en-US"/>
        </w:rPr>
        <w:t xml:space="preserve"> import render</w:t>
      </w:r>
    </w:p>
    <w:p w14:paraId="7EF912AB"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proofErr w:type="gramStart"/>
      <w:r w:rsidRPr="006A4B85">
        <w:rPr>
          <w:rFonts w:ascii="Courier New" w:hAnsi="Courier New"/>
          <w:color w:val="auto"/>
          <w:sz w:val="24"/>
          <w:szCs w:val="24"/>
          <w:lang w:val="en-US"/>
        </w:rPr>
        <w:t>from .forms</w:t>
      </w:r>
      <w:proofErr w:type="gramEnd"/>
      <w:r w:rsidRPr="006A4B85">
        <w:rPr>
          <w:rFonts w:ascii="Courier New" w:hAnsi="Courier New"/>
          <w:color w:val="auto"/>
          <w:sz w:val="24"/>
          <w:szCs w:val="24"/>
          <w:lang w:val="en-US"/>
        </w:rPr>
        <w:t xml:space="preserve"> import </w:t>
      </w:r>
      <w:proofErr w:type="spellStart"/>
      <w:r w:rsidRPr="006A4B85">
        <w:rPr>
          <w:rFonts w:ascii="Courier New" w:hAnsi="Courier New"/>
          <w:color w:val="auto"/>
          <w:sz w:val="24"/>
          <w:szCs w:val="24"/>
          <w:lang w:val="en-US"/>
        </w:rPr>
        <w:t>ImageForm</w:t>
      </w:r>
      <w:proofErr w:type="spellEnd"/>
    </w:p>
    <w:p w14:paraId="344E2621"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import </w:t>
      </w:r>
      <w:proofErr w:type="spellStart"/>
      <w:r w:rsidRPr="006A4B85">
        <w:rPr>
          <w:rFonts w:ascii="Courier New" w:hAnsi="Courier New"/>
          <w:color w:val="auto"/>
          <w:sz w:val="24"/>
          <w:szCs w:val="24"/>
          <w:lang w:val="en-US"/>
        </w:rPr>
        <w:t>numpy</w:t>
      </w:r>
      <w:proofErr w:type="spellEnd"/>
      <w:r w:rsidRPr="006A4B85">
        <w:rPr>
          <w:rFonts w:ascii="Courier New" w:hAnsi="Courier New"/>
          <w:color w:val="auto"/>
          <w:sz w:val="24"/>
          <w:szCs w:val="24"/>
          <w:lang w:val="en-US"/>
        </w:rPr>
        <w:t xml:space="preserve"> as np</w:t>
      </w:r>
    </w:p>
    <w:p w14:paraId="35198B24"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import </w:t>
      </w:r>
      <w:proofErr w:type="spellStart"/>
      <w:r w:rsidRPr="006A4B85">
        <w:rPr>
          <w:rFonts w:ascii="Courier New" w:hAnsi="Courier New"/>
          <w:color w:val="auto"/>
          <w:sz w:val="24"/>
          <w:szCs w:val="24"/>
          <w:lang w:val="en-US"/>
        </w:rPr>
        <w:t>tensorflow</w:t>
      </w:r>
      <w:proofErr w:type="spellEnd"/>
      <w:r w:rsidRPr="006A4B85">
        <w:rPr>
          <w:rFonts w:ascii="Courier New" w:hAnsi="Courier New"/>
          <w:color w:val="auto"/>
          <w:sz w:val="24"/>
          <w:szCs w:val="24"/>
          <w:lang w:val="en-US"/>
        </w:rPr>
        <w:t xml:space="preserve"> as </w:t>
      </w:r>
      <w:proofErr w:type="spellStart"/>
      <w:r w:rsidRPr="006A4B85">
        <w:rPr>
          <w:rFonts w:ascii="Courier New" w:hAnsi="Courier New"/>
          <w:color w:val="auto"/>
          <w:sz w:val="24"/>
          <w:szCs w:val="24"/>
          <w:lang w:val="en-US"/>
        </w:rPr>
        <w:t>tf</w:t>
      </w:r>
      <w:proofErr w:type="spellEnd"/>
    </w:p>
    <w:p w14:paraId="2FFBC509"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import </w:t>
      </w:r>
      <w:proofErr w:type="spellStart"/>
      <w:proofErr w:type="gramStart"/>
      <w:r w:rsidRPr="006A4B85">
        <w:rPr>
          <w:rFonts w:ascii="Courier New" w:hAnsi="Courier New"/>
          <w:color w:val="auto"/>
          <w:sz w:val="24"/>
          <w:szCs w:val="24"/>
          <w:lang w:val="en-US"/>
        </w:rPr>
        <w:t>keras.utils</w:t>
      </w:r>
      <w:proofErr w:type="spellEnd"/>
      <w:proofErr w:type="gramEnd"/>
      <w:r w:rsidRPr="006A4B85">
        <w:rPr>
          <w:rFonts w:ascii="Courier New" w:hAnsi="Courier New"/>
          <w:color w:val="auto"/>
          <w:sz w:val="24"/>
          <w:szCs w:val="24"/>
          <w:lang w:val="en-US"/>
        </w:rPr>
        <w:t xml:space="preserve"> as image</w:t>
      </w:r>
    </w:p>
    <w:p w14:paraId="68C2C5C1"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import cv2</w:t>
      </w:r>
    </w:p>
    <w:p w14:paraId="13297500"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p>
    <w:p w14:paraId="387A4C74"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def prepare(</w:t>
      </w:r>
      <w:proofErr w:type="spellStart"/>
      <w:r w:rsidRPr="006A4B85">
        <w:rPr>
          <w:rFonts w:ascii="Courier New" w:hAnsi="Courier New"/>
          <w:color w:val="auto"/>
          <w:sz w:val="24"/>
          <w:szCs w:val="24"/>
          <w:lang w:val="en-US"/>
        </w:rPr>
        <w:t>filepath</w:t>
      </w:r>
      <w:proofErr w:type="spellEnd"/>
      <w:r w:rsidRPr="006A4B85">
        <w:rPr>
          <w:rFonts w:ascii="Courier New" w:hAnsi="Courier New"/>
          <w:color w:val="auto"/>
          <w:sz w:val="24"/>
          <w:szCs w:val="24"/>
          <w:lang w:val="en-US"/>
        </w:rPr>
        <w:t>):</w:t>
      </w:r>
    </w:p>
    <w:p w14:paraId="46D3D49C"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IMG_SIZE = 48</w:t>
      </w:r>
    </w:p>
    <w:p w14:paraId="47902FAD"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w:t>
      </w:r>
      <w:proofErr w:type="spellStart"/>
      <w:r w:rsidRPr="006A4B85">
        <w:rPr>
          <w:rFonts w:ascii="Courier New" w:hAnsi="Courier New"/>
          <w:color w:val="auto"/>
          <w:sz w:val="24"/>
          <w:szCs w:val="24"/>
          <w:lang w:val="en-US"/>
        </w:rPr>
        <w:t>img_array</w:t>
      </w:r>
      <w:proofErr w:type="spellEnd"/>
      <w:r w:rsidRPr="006A4B85">
        <w:rPr>
          <w:rFonts w:ascii="Courier New" w:hAnsi="Courier New"/>
          <w:color w:val="auto"/>
          <w:sz w:val="24"/>
          <w:szCs w:val="24"/>
          <w:lang w:val="en-US"/>
        </w:rPr>
        <w:t xml:space="preserve"> = cv2.imread(</w:t>
      </w:r>
      <w:proofErr w:type="spellStart"/>
      <w:r w:rsidRPr="006A4B85">
        <w:rPr>
          <w:rFonts w:ascii="Courier New" w:hAnsi="Courier New"/>
          <w:color w:val="auto"/>
          <w:sz w:val="24"/>
          <w:szCs w:val="24"/>
          <w:lang w:val="en-US"/>
        </w:rPr>
        <w:t>filepath</w:t>
      </w:r>
      <w:proofErr w:type="spellEnd"/>
      <w:r w:rsidRPr="006A4B85">
        <w:rPr>
          <w:rFonts w:ascii="Courier New" w:hAnsi="Courier New"/>
          <w:color w:val="auto"/>
          <w:sz w:val="24"/>
          <w:szCs w:val="24"/>
          <w:lang w:val="en-US"/>
        </w:rPr>
        <w:t>)</w:t>
      </w:r>
    </w:p>
    <w:p w14:paraId="0181D2DF"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w:t>
      </w:r>
      <w:proofErr w:type="spellStart"/>
      <w:r w:rsidRPr="006A4B85">
        <w:rPr>
          <w:rFonts w:ascii="Courier New" w:hAnsi="Courier New"/>
          <w:color w:val="auto"/>
          <w:sz w:val="24"/>
          <w:szCs w:val="24"/>
          <w:lang w:val="en-US"/>
        </w:rPr>
        <w:t>new_array</w:t>
      </w:r>
      <w:proofErr w:type="spellEnd"/>
      <w:r w:rsidRPr="006A4B85">
        <w:rPr>
          <w:rFonts w:ascii="Courier New" w:hAnsi="Courier New"/>
          <w:color w:val="auto"/>
          <w:sz w:val="24"/>
          <w:szCs w:val="24"/>
          <w:lang w:val="en-US"/>
        </w:rPr>
        <w:t xml:space="preserve"> = cv2.resize(</w:t>
      </w:r>
      <w:proofErr w:type="spellStart"/>
      <w:r w:rsidRPr="006A4B85">
        <w:rPr>
          <w:rFonts w:ascii="Courier New" w:hAnsi="Courier New"/>
          <w:color w:val="auto"/>
          <w:sz w:val="24"/>
          <w:szCs w:val="24"/>
          <w:lang w:val="en-US"/>
        </w:rPr>
        <w:t>img_array</w:t>
      </w:r>
      <w:proofErr w:type="spellEnd"/>
      <w:r w:rsidRPr="006A4B85">
        <w:rPr>
          <w:rFonts w:ascii="Courier New" w:hAnsi="Courier New"/>
          <w:color w:val="auto"/>
          <w:sz w:val="24"/>
          <w:szCs w:val="24"/>
          <w:lang w:val="en-US"/>
        </w:rPr>
        <w:t>, (IMG_SIZE, IMG_SIZE))</w:t>
      </w:r>
    </w:p>
    <w:p w14:paraId="6C837260"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w:t>
      </w:r>
      <w:proofErr w:type="spellStart"/>
      <w:r w:rsidRPr="006A4B85">
        <w:rPr>
          <w:rFonts w:ascii="Courier New" w:hAnsi="Courier New"/>
          <w:color w:val="auto"/>
          <w:sz w:val="24"/>
          <w:szCs w:val="24"/>
          <w:lang w:val="en-US"/>
        </w:rPr>
        <w:t>new_array</w:t>
      </w:r>
      <w:proofErr w:type="spellEnd"/>
      <w:r w:rsidRPr="006A4B85">
        <w:rPr>
          <w:rFonts w:ascii="Courier New" w:hAnsi="Courier New"/>
          <w:color w:val="auto"/>
          <w:sz w:val="24"/>
          <w:szCs w:val="24"/>
          <w:lang w:val="en-US"/>
        </w:rPr>
        <w:t xml:space="preserve"> = </w:t>
      </w:r>
      <w:proofErr w:type="spellStart"/>
      <w:r w:rsidRPr="006A4B85">
        <w:rPr>
          <w:rFonts w:ascii="Courier New" w:hAnsi="Courier New"/>
          <w:color w:val="auto"/>
          <w:sz w:val="24"/>
          <w:szCs w:val="24"/>
          <w:lang w:val="en-US"/>
        </w:rPr>
        <w:t>new_</w:t>
      </w:r>
      <w:proofErr w:type="gramStart"/>
      <w:r w:rsidRPr="006A4B85">
        <w:rPr>
          <w:rFonts w:ascii="Courier New" w:hAnsi="Courier New"/>
          <w:color w:val="auto"/>
          <w:sz w:val="24"/>
          <w:szCs w:val="24"/>
          <w:lang w:val="en-US"/>
        </w:rPr>
        <w:t>array.reshape</w:t>
      </w:r>
      <w:proofErr w:type="spellEnd"/>
      <w:proofErr w:type="gramEnd"/>
      <w:r w:rsidRPr="006A4B85">
        <w:rPr>
          <w:rFonts w:ascii="Courier New" w:hAnsi="Courier New"/>
          <w:color w:val="auto"/>
          <w:sz w:val="24"/>
          <w:szCs w:val="24"/>
          <w:lang w:val="en-US"/>
        </w:rPr>
        <w:t>(-1, IMG_SIZE, IMG_SIZE, 3)</w:t>
      </w:r>
    </w:p>
    <w:p w14:paraId="09C7C404"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w:t>
      </w:r>
      <w:proofErr w:type="spellStart"/>
      <w:r w:rsidRPr="006A4B85">
        <w:rPr>
          <w:rFonts w:ascii="Courier New" w:hAnsi="Courier New"/>
          <w:color w:val="auto"/>
          <w:sz w:val="24"/>
          <w:szCs w:val="24"/>
          <w:lang w:val="en-US"/>
        </w:rPr>
        <w:t>new_array</w:t>
      </w:r>
      <w:proofErr w:type="spellEnd"/>
      <w:r w:rsidRPr="006A4B85">
        <w:rPr>
          <w:rFonts w:ascii="Courier New" w:hAnsi="Courier New"/>
          <w:color w:val="auto"/>
          <w:sz w:val="24"/>
          <w:szCs w:val="24"/>
          <w:lang w:val="en-US"/>
        </w:rPr>
        <w:t xml:space="preserve"> = </w:t>
      </w:r>
      <w:proofErr w:type="spellStart"/>
      <w:r w:rsidRPr="006A4B85">
        <w:rPr>
          <w:rFonts w:ascii="Courier New" w:hAnsi="Courier New"/>
          <w:color w:val="auto"/>
          <w:sz w:val="24"/>
          <w:szCs w:val="24"/>
          <w:lang w:val="en-US"/>
        </w:rPr>
        <w:t>new_</w:t>
      </w:r>
      <w:proofErr w:type="gramStart"/>
      <w:r w:rsidRPr="006A4B85">
        <w:rPr>
          <w:rFonts w:ascii="Courier New" w:hAnsi="Courier New"/>
          <w:color w:val="auto"/>
          <w:sz w:val="24"/>
          <w:szCs w:val="24"/>
          <w:lang w:val="en-US"/>
        </w:rPr>
        <w:t>array.astype</w:t>
      </w:r>
      <w:proofErr w:type="spellEnd"/>
      <w:proofErr w:type="gramEnd"/>
      <w:r w:rsidRPr="006A4B85">
        <w:rPr>
          <w:rFonts w:ascii="Courier New" w:hAnsi="Courier New"/>
          <w:color w:val="auto"/>
          <w:sz w:val="24"/>
          <w:szCs w:val="24"/>
          <w:lang w:val="en-US"/>
        </w:rPr>
        <w:t>("float") / 255.0</w:t>
      </w:r>
    </w:p>
    <w:p w14:paraId="4FB78520"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return </w:t>
      </w:r>
      <w:proofErr w:type="spellStart"/>
      <w:r w:rsidRPr="006A4B85">
        <w:rPr>
          <w:rFonts w:ascii="Courier New" w:hAnsi="Courier New"/>
          <w:color w:val="auto"/>
          <w:sz w:val="24"/>
          <w:szCs w:val="24"/>
          <w:lang w:val="en-US"/>
        </w:rPr>
        <w:t>new_array</w:t>
      </w:r>
      <w:proofErr w:type="spellEnd"/>
    </w:p>
    <w:p w14:paraId="4E7AF4E4"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p>
    <w:p w14:paraId="5E11A79E"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def </w:t>
      </w:r>
      <w:proofErr w:type="spellStart"/>
      <w:r w:rsidRPr="006A4B85">
        <w:rPr>
          <w:rFonts w:ascii="Courier New" w:hAnsi="Courier New"/>
          <w:color w:val="auto"/>
          <w:sz w:val="24"/>
          <w:szCs w:val="24"/>
          <w:lang w:val="en-US"/>
        </w:rPr>
        <w:t>image_upload_view</w:t>
      </w:r>
      <w:proofErr w:type="spellEnd"/>
      <w:r w:rsidRPr="006A4B85">
        <w:rPr>
          <w:rFonts w:ascii="Courier New" w:hAnsi="Courier New"/>
          <w:color w:val="auto"/>
          <w:sz w:val="24"/>
          <w:szCs w:val="24"/>
          <w:lang w:val="en-US"/>
        </w:rPr>
        <w:t>(request):</w:t>
      </w:r>
    </w:p>
    <w:p w14:paraId="66583B9A"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"""Process images uploaded by users"""</w:t>
      </w:r>
    </w:p>
    <w:p w14:paraId="61F36FAA"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if </w:t>
      </w:r>
      <w:proofErr w:type="spellStart"/>
      <w:proofErr w:type="gramStart"/>
      <w:r w:rsidRPr="006A4B85">
        <w:rPr>
          <w:rFonts w:ascii="Courier New" w:hAnsi="Courier New"/>
          <w:color w:val="auto"/>
          <w:sz w:val="24"/>
          <w:szCs w:val="24"/>
          <w:lang w:val="en-US"/>
        </w:rPr>
        <w:t>request.method</w:t>
      </w:r>
      <w:proofErr w:type="spellEnd"/>
      <w:proofErr w:type="gramEnd"/>
      <w:r w:rsidRPr="006A4B85">
        <w:rPr>
          <w:rFonts w:ascii="Courier New" w:hAnsi="Courier New"/>
          <w:color w:val="auto"/>
          <w:sz w:val="24"/>
          <w:szCs w:val="24"/>
          <w:lang w:val="en-US"/>
        </w:rPr>
        <w:t xml:space="preserve"> == 'POST':</w:t>
      </w:r>
    </w:p>
    <w:p w14:paraId="530FBC1A"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form = </w:t>
      </w:r>
      <w:proofErr w:type="spellStart"/>
      <w:proofErr w:type="gramStart"/>
      <w:r w:rsidRPr="006A4B85">
        <w:rPr>
          <w:rFonts w:ascii="Courier New" w:hAnsi="Courier New"/>
          <w:color w:val="auto"/>
          <w:sz w:val="24"/>
          <w:szCs w:val="24"/>
          <w:lang w:val="en-US"/>
        </w:rPr>
        <w:t>ImageForm</w:t>
      </w:r>
      <w:proofErr w:type="spellEnd"/>
      <w:r w:rsidRPr="006A4B85">
        <w:rPr>
          <w:rFonts w:ascii="Courier New" w:hAnsi="Courier New"/>
          <w:color w:val="auto"/>
          <w:sz w:val="24"/>
          <w:szCs w:val="24"/>
          <w:lang w:val="en-US"/>
        </w:rPr>
        <w:t>(</w:t>
      </w:r>
      <w:proofErr w:type="spellStart"/>
      <w:proofErr w:type="gramEnd"/>
      <w:r w:rsidRPr="006A4B85">
        <w:rPr>
          <w:rFonts w:ascii="Courier New" w:hAnsi="Courier New"/>
          <w:color w:val="auto"/>
          <w:sz w:val="24"/>
          <w:szCs w:val="24"/>
          <w:lang w:val="en-US"/>
        </w:rPr>
        <w:t>request.POST</w:t>
      </w:r>
      <w:proofErr w:type="spellEnd"/>
      <w:r w:rsidRPr="006A4B85">
        <w:rPr>
          <w:rFonts w:ascii="Courier New" w:hAnsi="Courier New"/>
          <w:color w:val="auto"/>
          <w:sz w:val="24"/>
          <w:szCs w:val="24"/>
          <w:lang w:val="en-US"/>
        </w:rPr>
        <w:t xml:space="preserve">, </w:t>
      </w:r>
      <w:proofErr w:type="spellStart"/>
      <w:r w:rsidRPr="006A4B85">
        <w:rPr>
          <w:rFonts w:ascii="Courier New" w:hAnsi="Courier New"/>
          <w:color w:val="auto"/>
          <w:sz w:val="24"/>
          <w:szCs w:val="24"/>
          <w:lang w:val="en-US"/>
        </w:rPr>
        <w:t>request.FILES</w:t>
      </w:r>
      <w:proofErr w:type="spellEnd"/>
      <w:r w:rsidRPr="006A4B85">
        <w:rPr>
          <w:rFonts w:ascii="Courier New" w:hAnsi="Courier New"/>
          <w:color w:val="auto"/>
          <w:sz w:val="24"/>
          <w:szCs w:val="24"/>
          <w:lang w:val="en-US"/>
        </w:rPr>
        <w:t>)</w:t>
      </w:r>
    </w:p>
    <w:p w14:paraId="1DB00824"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if </w:t>
      </w:r>
      <w:proofErr w:type="spellStart"/>
      <w:r w:rsidRPr="006A4B85">
        <w:rPr>
          <w:rFonts w:ascii="Courier New" w:hAnsi="Courier New"/>
          <w:color w:val="auto"/>
          <w:sz w:val="24"/>
          <w:szCs w:val="24"/>
          <w:lang w:val="en-US"/>
        </w:rPr>
        <w:t>form.is_</w:t>
      </w:r>
      <w:proofErr w:type="gramStart"/>
      <w:r w:rsidRPr="006A4B85">
        <w:rPr>
          <w:rFonts w:ascii="Courier New" w:hAnsi="Courier New"/>
          <w:color w:val="auto"/>
          <w:sz w:val="24"/>
          <w:szCs w:val="24"/>
          <w:lang w:val="en-US"/>
        </w:rPr>
        <w:t>valid</w:t>
      </w:r>
      <w:proofErr w:type="spellEnd"/>
      <w:r w:rsidRPr="006A4B85">
        <w:rPr>
          <w:rFonts w:ascii="Courier New" w:hAnsi="Courier New"/>
          <w:color w:val="auto"/>
          <w:sz w:val="24"/>
          <w:szCs w:val="24"/>
          <w:lang w:val="en-US"/>
        </w:rPr>
        <w:t>(</w:t>
      </w:r>
      <w:proofErr w:type="gramEnd"/>
      <w:r w:rsidRPr="006A4B85">
        <w:rPr>
          <w:rFonts w:ascii="Courier New" w:hAnsi="Courier New"/>
          <w:color w:val="auto"/>
          <w:sz w:val="24"/>
          <w:szCs w:val="24"/>
          <w:lang w:val="en-US"/>
        </w:rPr>
        <w:t>):</w:t>
      </w:r>
    </w:p>
    <w:p w14:paraId="053506A1"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w:t>
      </w:r>
      <w:proofErr w:type="spellStart"/>
      <w:proofErr w:type="gramStart"/>
      <w:r w:rsidRPr="006A4B85">
        <w:rPr>
          <w:rFonts w:ascii="Courier New" w:hAnsi="Courier New"/>
          <w:color w:val="auto"/>
          <w:sz w:val="24"/>
          <w:szCs w:val="24"/>
          <w:lang w:val="en-US"/>
        </w:rPr>
        <w:t>form.save</w:t>
      </w:r>
      <w:proofErr w:type="spellEnd"/>
      <w:proofErr w:type="gramEnd"/>
      <w:r w:rsidRPr="006A4B85">
        <w:rPr>
          <w:rFonts w:ascii="Courier New" w:hAnsi="Courier New"/>
          <w:color w:val="auto"/>
          <w:sz w:val="24"/>
          <w:szCs w:val="24"/>
          <w:lang w:val="en-US"/>
        </w:rPr>
        <w:t>()</w:t>
      </w:r>
    </w:p>
    <w:p w14:paraId="5E4BEEC8"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 Get the current instance object to display in the template</w:t>
      </w:r>
    </w:p>
    <w:p w14:paraId="22145383"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w:t>
      </w:r>
      <w:proofErr w:type="spellStart"/>
      <w:r w:rsidRPr="006A4B85">
        <w:rPr>
          <w:rFonts w:ascii="Courier New" w:hAnsi="Courier New"/>
          <w:color w:val="auto"/>
          <w:sz w:val="24"/>
          <w:szCs w:val="24"/>
          <w:lang w:val="en-US"/>
        </w:rPr>
        <w:t>img_obj</w:t>
      </w:r>
      <w:proofErr w:type="spellEnd"/>
      <w:r w:rsidRPr="006A4B85">
        <w:rPr>
          <w:rFonts w:ascii="Courier New" w:hAnsi="Courier New"/>
          <w:color w:val="auto"/>
          <w:sz w:val="24"/>
          <w:szCs w:val="24"/>
          <w:lang w:val="en-US"/>
        </w:rPr>
        <w:t xml:space="preserve"> = </w:t>
      </w:r>
      <w:proofErr w:type="spellStart"/>
      <w:proofErr w:type="gramStart"/>
      <w:r w:rsidRPr="006A4B85">
        <w:rPr>
          <w:rFonts w:ascii="Courier New" w:hAnsi="Courier New"/>
          <w:color w:val="auto"/>
          <w:sz w:val="24"/>
          <w:szCs w:val="24"/>
          <w:lang w:val="en-US"/>
        </w:rPr>
        <w:t>form.instance</w:t>
      </w:r>
      <w:proofErr w:type="spellEnd"/>
      <w:proofErr w:type="gramEnd"/>
    </w:p>
    <w:p w14:paraId="00D48ECD"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w:t>
      </w:r>
      <w:proofErr w:type="spellStart"/>
      <w:r w:rsidRPr="006A4B85">
        <w:rPr>
          <w:rFonts w:ascii="Courier New" w:hAnsi="Courier New"/>
          <w:color w:val="auto"/>
          <w:sz w:val="24"/>
          <w:szCs w:val="24"/>
          <w:lang w:val="en-US"/>
        </w:rPr>
        <w:t>asd</w:t>
      </w:r>
      <w:proofErr w:type="spellEnd"/>
      <w:r w:rsidRPr="006A4B85">
        <w:rPr>
          <w:rFonts w:ascii="Courier New" w:hAnsi="Courier New"/>
          <w:color w:val="auto"/>
          <w:sz w:val="24"/>
          <w:szCs w:val="24"/>
          <w:lang w:val="en-US"/>
        </w:rPr>
        <w:t xml:space="preserve"> = str(</w:t>
      </w:r>
      <w:proofErr w:type="spellStart"/>
      <w:proofErr w:type="gramStart"/>
      <w:r w:rsidRPr="006A4B85">
        <w:rPr>
          <w:rFonts w:ascii="Courier New" w:hAnsi="Courier New"/>
          <w:color w:val="auto"/>
          <w:sz w:val="24"/>
          <w:szCs w:val="24"/>
          <w:lang w:val="en-US"/>
        </w:rPr>
        <w:t>request.FILES</w:t>
      </w:r>
      <w:proofErr w:type="spellEnd"/>
      <w:proofErr w:type="gramEnd"/>
      <w:r w:rsidRPr="006A4B85">
        <w:rPr>
          <w:rFonts w:ascii="Courier New" w:hAnsi="Courier New"/>
          <w:color w:val="auto"/>
          <w:sz w:val="24"/>
          <w:szCs w:val="24"/>
          <w:lang w:val="en-US"/>
        </w:rPr>
        <w:t>)[51:-16]</w:t>
      </w:r>
    </w:p>
    <w:p w14:paraId="75770983"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p>
    <w:p w14:paraId="72B4EBE3"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model = </w:t>
      </w:r>
      <w:proofErr w:type="spellStart"/>
      <w:proofErr w:type="gramStart"/>
      <w:r w:rsidRPr="006A4B85">
        <w:rPr>
          <w:rFonts w:ascii="Courier New" w:hAnsi="Courier New"/>
          <w:color w:val="auto"/>
          <w:sz w:val="24"/>
          <w:szCs w:val="24"/>
          <w:lang w:val="en-US"/>
        </w:rPr>
        <w:t>tf.keras</w:t>
      </w:r>
      <w:proofErr w:type="gramEnd"/>
      <w:r w:rsidRPr="006A4B85">
        <w:rPr>
          <w:rFonts w:ascii="Courier New" w:hAnsi="Courier New"/>
          <w:color w:val="auto"/>
          <w:sz w:val="24"/>
          <w:szCs w:val="24"/>
          <w:lang w:val="en-US"/>
        </w:rPr>
        <w:t>.models.load_model</w:t>
      </w:r>
      <w:proofErr w:type="spellEnd"/>
      <w:r w:rsidRPr="006A4B85">
        <w:rPr>
          <w:rFonts w:ascii="Courier New" w:hAnsi="Courier New"/>
          <w:color w:val="auto"/>
          <w:sz w:val="24"/>
          <w:szCs w:val="24"/>
          <w:lang w:val="en-US"/>
        </w:rPr>
        <w:t>('./models/emotion_detection.h5')</w:t>
      </w:r>
    </w:p>
    <w:p w14:paraId="21CA4E3D"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CATEGORIES = ['angry', 'disgusted', 'fearful', 'happy', 'neutral', 'sad', 'surprised']</w:t>
      </w:r>
    </w:p>
    <w:p w14:paraId="69284DDA"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prediction = </w:t>
      </w:r>
      <w:proofErr w:type="spellStart"/>
      <w:proofErr w:type="gramStart"/>
      <w:r w:rsidRPr="006A4B85">
        <w:rPr>
          <w:rFonts w:ascii="Courier New" w:hAnsi="Courier New"/>
          <w:color w:val="auto"/>
          <w:sz w:val="24"/>
          <w:szCs w:val="24"/>
          <w:lang w:val="en-US"/>
        </w:rPr>
        <w:t>model.predict</w:t>
      </w:r>
      <w:proofErr w:type="spellEnd"/>
      <w:proofErr w:type="gramEnd"/>
      <w:r w:rsidRPr="006A4B85">
        <w:rPr>
          <w:rFonts w:ascii="Courier New" w:hAnsi="Courier New"/>
          <w:color w:val="auto"/>
          <w:sz w:val="24"/>
          <w:szCs w:val="24"/>
          <w:lang w:val="en-US"/>
        </w:rPr>
        <w:t xml:space="preserve">([prepare("./media/images/" + </w:t>
      </w:r>
      <w:proofErr w:type="spellStart"/>
      <w:r w:rsidRPr="006A4B85">
        <w:rPr>
          <w:rFonts w:ascii="Courier New" w:hAnsi="Courier New"/>
          <w:color w:val="auto"/>
          <w:sz w:val="24"/>
          <w:szCs w:val="24"/>
          <w:lang w:val="en-US"/>
        </w:rPr>
        <w:t>asd</w:t>
      </w:r>
      <w:proofErr w:type="spellEnd"/>
      <w:r w:rsidRPr="006A4B85">
        <w:rPr>
          <w:rFonts w:ascii="Courier New" w:hAnsi="Courier New"/>
          <w:color w:val="auto"/>
          <w:sz w:val="24"/>
          <w:szCs w:val="24"/>
          <w:lang w:val="en-US"/>
        </w:rPr>
        <w:t>)])</w:t>
      </w:r>
    </w:p>
    <w:p w14:paraId="4A3FA047"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w:t>
      </w:r>
      <w:proofErr w:type="gramStart"/>
      <w:r w:rsidRPr="006A4B85">
        <w:rPr>
          <w:rFonts w:ascii="Courier New" w:hAnsi="Courier New"/>
          <w:color w:val="auto"/>
          <w:sz w:val="24"/>
          <w:szCs w:val="24"/>
          <w:lang w:val="en-US"/>
        </w:rPr>
        <w:t>prediction  #</w:t>
      </w:r>
      <w:proofErr w:type="gramEnd"/>
      <w:r w:rsidRPr="006A4B85">
        <w:rPr>
          <w:rFonts w:ascii="Courier New" w:hAnsi="Courier New"/>
          <w:color w:val="auto"/>
          <w:sz w:val="24"/>
          <w:szCs w:val="24"/>
          <w:lang w:val="en-US"/>
        </w:rPr>
        <w:t xml:space="preserve"> will be a list in a list.</w:t>
      </w:r>
    </w:p>
    <w:p w14:paraId="05F495D8"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score = </w:t>
      </w:r>
      <w:proofErr w:type="spellStart"/>
      <w:r w:rsidRPr="006A4B85">
        <w:rPr>
          <w:rFonts w:ascii="Courier New" w:hAnsi="Courier New"/>
          <w:color w:val="auto"/>
          <w:sz w:val="24"/>
          <w:szCs w:val="24"/>
          <w:lang w:val="en-US"/>
        </w:rPr>
        <w:t>tf.</w:t>
      </w:r>
      <w:proofErr w:type="gramStart"/>
      <w:r w:rsidRPr="006A4B85">
        <w:rPr>
          <w:rFonts w:ascii="Courier New" w:hAnsi="Courier New"/>
          <w:color w:val="auto"/>
          <w:sz w:val="24"/>
          <w:szCs w:val="24"/>
          <w:lang w:val="en-US"/>
        </w:rPr>
        <w:t>nn.softmax</w:t>
      </w:r>
      <w:proofErr w:type="spellEnd"/>
      <w:proofErr w:type="gramEnd"/>
      <w:r w:rsidRPr="006A4B85">
        <w:rPr>
          <w:rFonts w:ascii="Courier New" w:hAnsi="Courier New"/>
          <w:color w:val="auto"/>
          <w:sz w:val="24"/>
          <w:szCs w:val="24"/>
          <w:lang w:val="en-US"/>
        </w:rPr>
        <w:t>(prediction[0])</w:t>
      </w:r>
    </w:p>
    <w:p w14:paraId="13252EFA"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answer = "This image most likely belongs to {} with a {:.2f} percent </w:t>
      </w:r>
      <w:proofErr w:type="spellStart"/>
      <w:r w:rsidRPr="006A4B85">
        <w:rPr>
          <w:rFonts w:ascii="Courier New" w:hAnsi="Courier New"/>
          <w:color w:val="auto"/>
          <w:sz w:val="24"/>
          <w:szCs w:val="24"/>
          <w:lang w:val="en-US"/>
        </w:rPr>
        <w:t>confidence.</w:t>
      </w:r>
      <w:proofErr w:type="gramStart"/>
      <w:r w:rsidRPr="006A4B85">
        <w:rPr>
          <w:rFonts w:ascii="Courier New" w:hAnsi="Courier New"/>
          <w:color w:val="auto"/>
          <w:sz w:val="24"/>
          <w:szCs w:val="24"/>
          <w:lang w:val="en-US"/>
        </w:rPr>
        <w:t>".format</w:t>
      </w:r>
      <w:proofErr w:type="spellEnd"/>
      <w:proofErr w:type="gramEnd"/>
      <w:r w:rsidRPr="006A4B85">
        <w:rPr>
          <w:rFonts w:ascii="Courier New" w:hAnsi="Courier New"/>
          <w:color w:val="auto"/>
          <w:sz w:val="24"/>
          <w:szCs w:val="24"/>
          <w:lang w:val="en-US"/>
        </w:rPr>
        <w:t>(CATEGORIES[</w:t>
      </w:r>
      <w:proofErr w:type="spellStart"/>
      <w:r w:rsidRPr="006A4B85">
        <w:rPr>
          <w:rFonts w:ascii="Courier New" w:hAnsi="Courier New"/>
          <w:color w:val="auto"/>
          <w:sz w:val="24"/>
          <w:szCs w:val="24"/>
          <w:lang w:val="en-US"/>
        </w:rPr>
        <w:t>np.argmax</w:t>
      </w:r>
      <w:proofErr w:type="spellEnd"/>
      <w:r w:rsidRPr="006A4B85">
        <w:rPr>
          <w:rFonts w:ascii="Courier New" w:hAnsi="Courier New"/>
          <w:color w:val="auto"/>
          <w:sz w:val="24"/>
          <w:szCs w:val="24"/>
          <w:lang w:val="en-US"/>
        </w:rPr>
        <w:t xml:space="preserve">(score)], 100 * </w:t>
      </w:r>
      <w:proofErr w:type="spellStart"/>
      <w:r w:rsidRPr="006A4B85">
        <w:rPr>
          <w:rFonts w:ascii="Courier New" w:hAnsi="Courier New"/>
          <w:color w:val="auto"/>
          <w:sz w:val="24"/>
          <w:szCs w:val="24"/>
          <w:lang w:val="en-US"/>
        </w:rPr>
        <w:t>np.max</w:t>
      </w:r>
      <w:proofErr w:type="spellEnd"/>
      <w:r w:rsidRPr="006A4B85">
        <w:rPr>
          <w:rFonts w:ascii="Courier New" w:hAnsi="Courier New"/>
          <w:color w:val="auto"/>
          <w:sz w:val="24"/>
          <w:szCs w:val="24"/>
          <w:lang w:val="en-US"/>
        </w:rPr>
        <w:t>(score))</w:t>
      </w:r>
    </w:p>
    <w:p w14:paraId="1487E671"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#return </w:t>
      </w:r>
      <w:proofErr w:type="gramStart"/>
      <w:r w:rsidRPr="006A4B85">
        <w:rPr>
          <w:rFonts w:ascii="Courier New" w:hAnsi="Courier New"/>
          <w:color w:val="auto"/>
          <w:sz w:val="24"/>
          <w:szCs w:val="24"/>
          <w:lang w:val="en-US"/>
        </w:rPr>
        <w:t>render(</w:t>
      </w:r>
      <w:proofErr w:type="gramEnd"/>
      <w:r w:rsidRPr="006A4B85">
        <w:rPr>
          <w:rFonts w:ascii="Courier New" w:hAnsi="Courier New"/>
          <w:color w:val="auto"/>
          <w:sz w:val="24"/>
          <w:szCs w:val="24"/>
          <w:lang w:val="en-US"/>
        </w:rPr>
        <w:t>request, 'index.html', {'form': form, '</w:t>
      </w:r>
      <w:proofErr w:type="spellStart"/>
      <w:r w:rsidRPr="006A4B85">
        <w:rPr>
          <w:rFonts w:ascii="Courier New" w:hAnsi="Courier New"/>
          <w:color w:val="auto"/>
          <w:sz w:val="24"/>
          <w:szCs w:val="24"/>
          <w:lang w:val="en-US"/>
        </w:rPr>
        <w:t>img_obj</w:t>
      </w:r>
      <w:proofErr w:type="spellEnd"/>
      <w:r w:rsidRPr="006A4B85">
        <w:rPr>
          <w:rFonts w:ascii="Courier New" w:hAnsi="Courier New"/>
          <w:color w:val="auto"/>
          <w:sz w:val="24"/>
          <w:szCs w:val="24"/>
          <w:lang w:val="en-US"/>
        </w:rPr>
        <w:t xml:space="preserve">': </w:t>
      </w:r>
      <w:proofErr w:type="spellStart"/>
      <w:r w:rsidRPr="006A4B85">
        <w:rPr>
          <w:rFonts w:ascii="Courier New" w:hAnsi="Courier New"/>
          <w:color w:val="auto"/>
          <w:sz w:val="24"/>
          <w:szCs w:val="24"/>
          <w:lang w:val="en-US"/>
        </w:rPr>
        <w:t>img_obj</w:t>
      </w:r>
      <w:proofErr w:type="spellEnd"/>
      <w:r w:rsidRPr="006A4B85">
        <w:rPr>
          <w:rFonts w:ascii="Courier New" w:hAnsi="Courier New"/>
          <w:color w:val="auto"/>
          <w:sz w:val="24"/>
          <w:szCs w:val="24"/>
          <w:lang w:val="en-US"/>
        </w:rPr>
        <w:t>})</w:t>
      </w:r>
    </w:p>
    <w:p w14:paraId="3CA04AAD"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return </w:t>
      </w:r>
      <w:proofErr w:type="gramStart"/>
      <w:r w:rsidRPr="006A4B85">
        <w:rPr>
          <w:rFonts w:ascii="Courier New" w:hAnsi="Courier New"/>
          <w:color w:val="auto"/>
          <w:sz w:val="24"/>
          <w:szCs w:val="24"/>
          <w:lang w:val="en-US"/>
        </w:rPr>
        <w:t>render(</w:t>
      </w:r>
      <w:proofErr w:type="gramEnd"/>
      <w:r w:rsidRPr="006A4B85">
        <w:rPr>
          <w:rFonts w:ascii="Courier New" w:hAnsi="Courier New"/>
          <w:color w:val="auto"/>
          <w:sz w:val="24"/>
          <w:szCs w:val="24"/>
          <w:lang w:val="en-US"/>
        </w:rPr>
        <w:t>request, 'index.html', {'form': form, '</w:t>
      </w:r>
      <w:proofErr w:type="spellStart"/>
      <w:r w:rsidRPr="006A4B85">
        <w:rPr>
          <w:rFonts w:ascii="Courier New" w:hAnsi="Courier New"/>
          <w:color w:val="auto"/>
          <w:sz w:val="24"/>
          <w:szCs w:val="24"/>
          <w:lang w:val="en-US"/>
        </w:rPr>
        <w:t>img_obj</w:t>
      </w:r>
      <w:proofErr w:type="spellEnd"/>
      <w:r w:rsidRPr="006A4B85">
        <w:rPr>
          <w:rFonts w:ascii="Courier New" w:hAnsi="Courier New"/>
          <w:color w:val="auto"/>
          <w:sz w:val="24"/>
          <w:szCs w:val="24"/>
          <w:lang w:val="en-US"/>
        </w:rPr>
        <w:t xml:space="preserve">': </w:t>
      </w:r>
      <w:proofErr w:type="spellStart"/>
      <w:r w:rsidRPr="006A4B85">
        <w:rPr>
          <w:rFonts w:ascii="Courier New" w:hAnsi="Courier New"/>
          <w:color w:val="auto"/>
          <w:sz w:val="24"/>
          <w:szCs w:val="24"/>
          <w:lang w:val="en-US"/>
        </w:rPr>
        <w:t>img_obj</w:t>
      </w:r>
      <w:proofErr w:type="spellEnd"/>
      <w:r w:rsidRPr="006A4B85">
        <w:rPr>
          <w:rFonts w:ascii="Courier New" w:hAnsi="Courier New"/>
          <w:color w:val="auto"/>
          <w:sz w:val="24"/>
          <w:szCs w:val="24"/>
          <w:lang w:val="en-US"/>
        </w:rPr>
        <w:t>, 'answer': answer})</w:t>
      </w:r>
    </w:p>
    <w:p w14:paraId="6C5DAF94"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else:</w:t>
      </w:r>
    </w:p>
    <w:p w14:paraId="6125ADB6"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form = </w:t>
      </w:r>
      <w:proofErr w:type="spellStart"/>
      <w:proofErr w:type="gramStart"/>
      <w:r w:rsidRPr="006A4B85">
        <w:rPr>
          <w:rFonts w:ascii="Courier New" w:hAnsi="Courier New"/>
          <w:color w:val="auto"/>
          <w:sz w:val="24"/>
          <w:szCs w:val="24"/>
          <w:lang w:val="en-US"/>
        </w:rPr>
        <w:t>ImageForm</w:t>
      </w:r>
      <w:proofErr w:type="spellEnd"/>
      <w:r w:rsidRPr="006A4B85">
        <w:rPr>
          <w:rFonts w:ascii="Courier New" w:hAnsi="Courier New"/>
          <w:color w:val="auto"/>
          <w:sz w:val="24"/>
          <w:szCs w:val="24"/>
          <w:lang w:val="en-US"/>
        </w:rPr>
        <w:t>(</w:t>
      </w:r>
      <w:proofErr w:type="gramEnd"/>
      <w:r w:rsidRPr="006A4B85">
        <w:rPr>
          <w:rFonts w:ascii="Courier New" w:hAnsi="Courier New"/>
          <w:color w:val="auto"/>
          <w:sz w:val="24"/>
          <w:szCs w:val="24"/>
          <w:lang w:val="en-US"/>
        </w:rPr>
        <w:t>)</w:t>
      </w:r>
    </w:p>
    <w:p w14:paraId="7D85FD26"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36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return </w:t>
      </w:r>
      <w:proofErr w:type="gramStart"/>
      <w:r w:rsidRPr="006A4B85">
        <w:rPr>
          <w:rFonts w:ascii="Courier New" w:hAnsi="Courier New"/>
          <w:color w:val="auto"/>
          <w:sz w:val="24"/>
          <w:szCs w:val="24"/>
          <w:lang w:val="en-US"/>
        </w:rPr>
        <w:t>render(</w:t>
      </w:r>
      <w:proofErr w:type="gramEnd"/>
      <w:r w:rsidRPr="006A4B85">
        <w:rPr>
          <w:rFonts w:ascii="Courier New" w:hAnsi="Courier New"/>
          <w:color w:val="auto"/>
          <w:sz w:val="24"/>
          <w:szCs w:val="24"/>
          <w:lang w:val="en-US"/>
        </w:rPr>
        <w:t>request, 'index.html', {'form': form})</w:t>
      </w:r>
    </w:p>
    <w:p w14:paraId="184D9970"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360" w:lineRule="auto"/>
        <w:ind w:right="0" w:firstLine="0"/>
        <w:jc w:val="left"/>
        <w:textAlignment w:val="baseline"/>
        <w:rPr>
          <w:rFonts w:ascii="Courier New" w:hAnsi="Courier New"/>
          <w:color w:val="auto"/>
          <w:sz w:val="24"/>
          <w:szCs w:val="24"/>
          <w:lang w:val="en-US"/>
        </w:rPr>
      </w:pPr>
    </w:p>
    <w:p w14:paraId="74041043"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360" w:lineRule="auto"/>
        <w:ind w:right="0" w:firstLine="0"/>
        <w:jc w:val="left"/>
        <w:textAlignment w:val="baseline"/>
        <w:rPr>
          <w:color w:val="auto"/>
          <w:sz w:val="28"/>
          <w:szCs w:val="28"/>
          <w:lang w:val="en-US"/>
        </w:rPr>
      </w:pPr>
      <w:r w:rsidRPr="006A4B85">
        <w:rPr>
          <w:color w:val="auto"/>
          <w:sz w:val="28"/>
          <w:szCs w:val="28"/>
          <w:lang w:val="en-US"/>
        </w:rPr>
        <w:t>2. models.py</w:t>
      </w:r>
    </w:p>
    <w:p w14:paraId="5AF0CB7B"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lastRenderedPageBreak/>
        <w:t xml:space="preserve">from </w:t>
      </w:r>
      <w:proofErr w:type="spellStart"/>
      <w:r w:rsidRPr="006A4B85">
        <w:rPr>
          <w:rFonts w:ascii="Courier New" w:hAnsi="Courier New"/>
          <w:color w:val="auto"/>
          <w:sz w:val="24"/>
          <w:szCs w:val="24"/>
          <w:lang w:val="en-US"/>
        </w:rPr>
        <w:t>django.db</w:t>
      </w:r>
      <w:proofErr w:type="spellEnd"/>
      <w:r w:rsidRPr="006A4B85">
        <w:rPr>
          <w:rFonts w:ascii="Courier New" w:hAnsi="Courier New"/>
          <w:color w:val="auto"/>
          <w:sz w:val="24"/>
          <w:szCs w:val="24"/>
          <w:lang w:val="en-US"/>
        </w:rPr>
        <w:t xml:space="preserve"> import models</w:t>
      </w:r>
    </w:p>
    <w:p w14:paraId="62BB124F"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p>
    <w:p w14:paraId="3DBA5EBB"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class Image(</w:t>
      </w:r>
      <w:proofErr w:type="spellStart"/>
      <w:proofErr w:type="gramStart"/>
      <w:r w:rsidRPr="006A4B85">
        <w:rPr>
          <w:rFonts w:ascii="Courier New" w:hAnsi="Courier New"/>
          <w:color w:val="auto"/>
          <w:sz w:val="24"/>
          <w:szCs w:val="24"/>
          <w:lang w:val="en-US"/>
        </w:rPr>
        <w:t>models.Model</w:t>
      </w:r>
      <w:proofErr w:type="spellEnd"/>
      <w:proofErr w:type="gramEnd"/>
      <w:r w:rsidRPr="006A4B85">
        <w:rPr>
          <w:rFonts w:ascii="Courier New" w:hAnsi="Courier New"/>
          <w:color w:val="auto"/>
          <w:sz w:val="24"/>
          <w:szCs w:val="24"/>
          <w:lang w:val="en-US"/>
        </w:rPr>
        <w:t>):</w:t>
      </w:r>
    </w:p>
    <w:p w14:paraId="31D0F357"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title = </w:t>
      </w:r>
      <w:proofErr w:type="spellStart"/>
      <w:proofErr w:type="gramStart"/>
      <w:r w:rsidRPr="006A4B85">
        <w:rPr>
          <w:rFonts w:ascii="Courier New" w:hAnsi="Courier New"/>
          <w:color w:val="auto"/>
          <w:sz w:val="24"/>
          <w:szCs w:val="24"/>
          <w:lang w:val="en-US"/>
        </w:rPr>
        <w:t>models.CharField</w:t>
      </w:r>
      <w:proofErr w:type="spellEnd"/>
      <w:proofErr w:type="gramEnd"/>
      <w:r w:rsidRPr="006A4B85">
        <w:rPr>
          <w:rFonts w:ascii="Courier New" w:hAnsi="Courier New"/>
          <w:color w:val="auto"/>
          <w:sz w:val="24"/>
          <w:szCs w:val="24"/>
          <w:lang w:val="en-US"/>
        </w:rPr>
        <w:t>(</w:t>
      </w:r>
      <w:proofErr w:type="spellStart"/>
      <w:r w:rsidRPr="006A4B85">
        <w:rPr>
          <w:rFonts w:ascii="Courier New" w:hAnsi="Courier New"/>
          <w:color w:val="auto"/>
          <w:sz w:val="24"/>
          <w:szCs w:val="24"/>
          <w:lang w:val="en-US"/>
        </w:rPr>
        <w:t>max_length</w:t>
      </w:r>
      <w:proofErr w:type="spellEnd"/>
      <w:r w:rsidRPr="006A4B85">
        <w:rPr>
          <w:rFonts w:ascii="Courier New" w:hAnsi="Courier New"/>
          <w:color w:val="auto"/>
          <w:sz w:val="24"/>
          <w:szCs w:val="24"/>
          <w:lang w:val="en-US"/>
        </w:rPr>
        <w:t>=200)</w:t>
      </w:r>
    </w:p>
    <w:p w14:paraId="38142E6B"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image = </w:t>
      </w:r>
      <w:proofErr w:type="spellStart"/>
      <w:proofErr w:type="gramStart"/>
      <w:r w:rsidRPr="006A4B85">
        <w:rPr>
          <w:rFonts w:ascii="Courier New" w:hAnsi="Courier New"/>
          <w:color w:val="auto"/>
          <w:sz w:val="24"/>
          <w:szCs w:val="24"/>
          <w:lang w:val="en-US"/>
        </w:rPr>
        <w:t>models.ImageField</w:t>
      </w:r>
      <w:proofErr w:type="spellEnd"/>
      <w:proofErr w:type="gramEnd"/>
      <w:r w:rsidRPr="006A4B85">
        <w:rPr>
          <w:rFonts w:ascii="Courier New" w:hAnsi="Courier New"/>
          <w:color w:val="auto"/>
          <w:sz w:val="24"/>
          <w:szCs w:val="24"/>
          <w:lang w:val="en-US"/>
        </w:rPr>
        <w:t>(</w:t>
      </w:r>
      <w:proofErr w:type="spellStart"/>
      <w:r w:rsidRPr="006A4B85">
        <w:rPr>
          <w:rFonts w:ascii="Courier New" w:hAnsi="Courier New"/>
          <w:color w:val="auto"/>
          <w:sz w:val="24"/>
          <w:szCs w:val="24"/>
          <w:lang w:val="en-US"/>
        </w:rPr>
        <w:t>upload_to</w:t>
      </w:r>
      <w:proofErr w:type="spellEnd"/>
      <w:r w:rsidRPr="006A4B85">
        <w:rPr>
          <w:rFonts w:ascii="Courier New" w:hAnsi="Courier New"/>
          <w:color w:val="auto"/>
          <w:sz w:val="24"/>
          <w:szCs w:val="24"/>
          <w:lang w:val="en-US"/>
        </w:rPr>
        <w:t>='images')</w:t>
      </w:r>
    </w:p>
    <w:p w14:paraId="7945823A"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p>
    <w:p w14:paraId="7AA1F695"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def __str__(self):</w:t>
      </w:r>
    </w:p>
    <w:p w14:paraId="327DBAB9"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36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return </w:t>
      </w:r>
      <w:proofErr w:type="spellStart"/>
      <w:proofErr w:type="gramStart"/>
      <w:r w:rsidRPr="006A4B85">
        <w:rPr>
          <w:rFonts w:ascii="Courier New" w:hAnsi="Courier New"/>
          <w:color w:val="auto"/>
          <w:sz w:val="24"/>
          <w:szCs w:val="24"/>
          <w:lang w:val="en-US"/>
        </w:rPr>
        <w:t>self.title</w:t>
      </w:r>
      <w:proofErr w:type="spellEnd"/>
      <w:proofErr w:type="gramEnd"/>
    </w:p>
    <w:p w14:paraId="1C712A25"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360" w:lineRule="auto"/>
        <w:ind w:right="0" w:firstLine="0"/>
        <w:jc w:val="left"/>
        <w:textAlignment w:val="baseline"/>
        <w:rPr>
          <w:color w:val="auto"/>
          <w:sz w:val="28"/>
          <w:szCs w:val="28"/>
          <w:lang w:val="en-US"/>
        </w:rPr>
      </w:pPr>
      <w:r w:rsidRPr="006A4B85">
        <w:rPr>
          <w:color w:val="auto"/>
          <w:sz w:val="28"/>
          <w:szCs w:val="28"/>
          <w:lang w:val="en-US"/>
        </w:rPr>
        <w:t>3. forms.py</w:t>
      </w:r>
    </w:p>
    <w:p w14:paraId="3C6A863D"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from </w:t>
      </w:r>
      <w:proofErr w:type="spellStart"/>
      <w:r w:rsidRPr="006A4B85">
        <w:rPr>
          <w:rFonts w:ascii="Courier New" w:hAnsi="Courier New"/>
          <w:color w:val="auto"/>
          <w:sz w:val="24"/>
          <w:szCs w:val="24"/>
          <w:lang w:val="en-US"/>
        </w:rPr>
        <w:t>django</w:t>
      </w:r>
      <w:proofErr w:type="spellEnd"/>
      <w:r w:rsidRPr="006A4B85">
        <w:rPr>
          <w:rFonts w:ascii="Courier New" w:hAnsi="Courier New"/>
          <w:color w:val="auto"/>
          <w:sz w:val="24"/>
          <w:szCs w:val="24"/>
          <w:lang w:val="en-US"/>
        </w:rPr>
        <w:t xml:space="preserve"> import forms</w:t>
      </w:r>
    </w:p>
    <w:p w14:paraId="5DAC9FDC"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proofErr w:type="gramStart"/>
      <w:r w:rsidRPr="006A4B85">
        <w:rPr>
          <w:rFonts w:ascii="Courier New" w:hAnsi="Courier New"/>
          <w:color w:val="auto"/>
          <w:sz w:val="24"/>
          <w:szCs w:val="24"/>
          <w:lang w:val="en-US"/>
        </w:rPr>
        <w:t>from .models</w:t>
      </w:r>
      <w:proofErr w:type="gramEnd"/>
      <w:r w:rsidRPr="006A4B85">
        <w:rPr>
          <w:rFonts w:ascii="Courier New" w:hAnsi="Courier New"/>
          <w:color w:val="auto"/>
          <w:sz w:val="24"/>
          <w:szCs w:val="24"/>
          <w:lang w:val="en-US"/>
        </w:rPr>
        <w:t xml:space="preserve"> import Image</w:t>
      </w:r>
    </w:p>
    <w:p w14:paraId="427DA29F"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p>
    <w:p w14:paraId="68D49696"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class </w:t>
      </w:r>
      <w:proofErr w:type="spellStart"/>
      <w:r w:rsidRPr="006A4B85">
        <w:rPr>
          <w:rFonts w:ascii="Courier New" w:hAnsi="Courier New"/>
          <w:color w:val="auto"/>
          <w:sz w:val="24"/>
          <w:szCs w:val="24"/>
          <w:lang w:val="en-US"/>
        </w:rPr>
        <w:t>ImageForm</w:t>
      </w:r>
      <w:proofErr w:type="spellEnd"/>
      <w:r w:rsidRPr="006A4B85">
        <w:rPr>
          <w:rFonts w:ascii="Courier New" w:hAnsi="Courier New"/>
          <w:color w:val="auto"/>
          <w:sz w:val="24"/>
          <w:szCs w:val="24"/>
          <w:lang w:val="en-US"/>
        </w:rPr>
        <w:t>(</w:t>
      </w:r>
      <w:proofErr w:type="spellStart"/>
      <w:proofErr w:type="gramStart"/>
      <w:r w:rsidRPr="006A4B85">
        <w:rPr>
          <w:rFonts w:ascii="Courier New" w:hAnsi="Courier New"/>
          <w:color w:val="auto"/>
          <w:sz w:val="24"/>
          <w:szCs w:val="24"/>
          <w:lang w:val="en-US"/>
        </w:rPr>
        <w:t>forms.ModelForm</w:t>
      </w:r>
      <w:proofErr w:type="spellEnd"/>
      <w:proofErr w:type="gramEnd"/>
      <w:r w:rsidRPr="006A4B85">
        <w:rPr>
          <w:rFonts w:ascii="Courier New" w:hAnsi="Courier New"/>
          <w:color w:val="auto"/>
          <w:sz w:val="24"/>
          <w:szCs w:val="24"/>
          <w:lang w:val="en-US"/>
        </w:rPr>
        <w:t>):</w:t>
      </w:r>
    </w:p>
    <w:p w14:paraId="3EA1D6C1"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"""Form for the image model"""</w:t>
      </w:r>
    </w:p>
    <w:p w14:paraId="61B870EB"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class Meta:</w:t>
      </w:r>
    </w:p>
    <w:p w14:paraId="7BD0DA28"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24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model = Image</w:t>
      </w:r>
    </w:p>
    <w:p w14:paraId="164E3B3A" w14:textId="77777777" w:rsidR="006A4B85" w:rsidRPr="006A4B85" w:rsidRDefault="006A4B85" w:rsidP="006A4B85">
      <w:p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0" w:line="360" w:lineRule="auto"/>
        <w:ind w:right="0" w:firstLine="0"/>
        <w:jc w:val="left"/>
        <w:textAlignment w:val="baseline"/>
        <w:rPr>
          <w:rFonts w:ascii="Courier New" w:hAnsi="Courier New"/>
          <w:color w:val="auto"/>
          <w:sz w:val="24"/>
          <w:szCs w:val="24"/>
          <w:lang w:val="en-US"/>
        </w:rPr>
      </w:pPr>
      <w:r w:rsidRPr="006A4B85">
        <w:rPr>
          <w:rFonts w:ascii="Courier New" w:hAnsi="Courier New"/>
          <w:color w:val="auto"/>
          <w:sz w:val="24"/>
          <w:szCs w:val="24"/>
          <w:lang w:val="en-US"/>
        </w:rPr>
        <w:t xml:space="preserve">        fields = ('title', 'image')</w:t>
      </w:r>
    </w:p>
    <w:p w14:paraId="66243307" w14:textId="77777777" w:rsidR="006A4B85" w:rsidRPr="006A4B85" w:rsidRDefault="006A4B85" w:rsidP="00752525">
      <w:pPr>
        <w:ind w:firstLine="0"/>
        <w:rPr>
          <w:sz w:val="28"/>
          <w:szCs w:val="28"/>
          <w:lang w:val="en-US"/>
        </w:rPr>
      </w:pPr>
      <w:bookmarkStart w:id="22" w:name="_GoBack"/>
      <w:bookmarkEnd w:id="22"/>
    </w:p>
    <w:sectPr w:rsidR="006A4B85" w:rsidRPr="006A4B85" w:rsidSect="00693353">
      <w:pgSz w:w="11906" w:h="16838"/>
      <w:pgMar w:top="1134" w:right="707"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ragmaticaKMM">
    <w:altName w:val="Times New Roman"/>
    <w:charset w:val="00"/>
    <w:family w:val="auto"/>
    <w:pitch w:val="variable"/>
    <w:sig w:usb0="00000203" w:usb1="00000000" w:usb2="00000000" w:usb3="00000000" w:csb0="00000005"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E6031"/>
    <w:multiLevelType w:val="hybridMultilevel"/>
    <w:tmpl w:val="0E3EB462"/>
    <w:lvl w:ilvl="0" w:tplc="0419000F">
      <w:start w:val="1"/>
      <w:numFmt w:val="decimal"/>
      <w:lvlText w:val="%1."/>
      <w:lvlJc w:val="left"/>
      <w:pPr>
        <w:ind w:left="725" w:hanging="360"/>
      </w:pPr>
    </w:lvl>
    <w:lvl w:ilvl="1" w:tplc="04190019" w:tentative="1">
      <w:start w:val="1"/>
      <w:numFmt w:val="lowerLetter"/>
      <w:lvlText w:val="%2."/>
      <w:lvlJc w:val="left"/>
      <w:pPr>
        <w:ind w:left="1445" w:hanging="360"/>
      </w:pPr>
    </w:lvl>
    <w:lvl w:ilvl="2" w:tplc="0419001B" w:tentative="1">
      <w:start w:val="1"/>
      <w:numFmt w:val="lowerRoman"/>
      <w:lvlText w:val="%3."/>
      <w:lvlJc w:val="right"/>
      <w:pPr>
        <w:ind w:left="2165" w:hanging="180"/>
      </w:pPr>
    </w:lvl>
    <w:lvl w:ilvl="3" w:tplc="0419000F" w:tentative="1">
      <w:start w:val="1"/>
      <w:numFmt w:val="decimal"/>
      <w:lvlText w:val="%4."/>
      <w:lvlJc w:val="left"/>
      <w:pPr>
        <w:ind w:left="2885" w:hanging="360"/>
      </w:pPr>
    </w:lvl>
    <w:lvl w:ilvl="4" w:tplc="04190019" w:tentative="1">
      <w:start w:val="1"/>
      <w:numFmt w:val="lowerLetter"/>
      <w:lvlText w:val="%5."/>
      <w:lvlJc w:val="left"/>
      <w:pPr>
        <w:ind w:left="3605" w:hanging="360"/>
      </w:pPr>
    </w:lvl>
    <w:lvl w:ilvl="5" w:tplc="0419001B" w:tentative="1">
      <w:start w:val="1"/>
      <w:numFmt w:val="lowerRoman"/>
      <w:lvlText w:val="%6."/>
      <w:lvlJc w:val="right"/>
      <w:pPr>
        <w:ind w:left="4325" w:hanging="180"/>
      </w:pPr>
    </w:lvl>
    <w:lvl w:ilvl="6" w:tplc="0419000F" w:tentative="1">
      <w:start w:val="1"/>
      <w:numFmt w:val="decimal"/>
      <w:lvlText w:val="%7."/>
      <w:lvlJc w:val="left"/>
      <w:pPr>
        <w:ind w:left="5045" w:hanging="360"/>
      </w:pPr>
    </w:lvl>
    <w:lvl w:ilvl="7" w:tplc="04190019" w:tentative="1">
      <w:start w:val="1"/>
      <w:numFmt w:val="lowerLetter"/>
      <w:lvlText w:val="%8."/>
      <w:lvlJc w:val="left"/>
      <w:pPr>
        <w:ind w:left="5765" w:hanging="360"/>
      </w:pPr>
    </w:lvl>
    <w:lvl w:ilvl="8" w:tplc="0419001B" w:tentative="1">
      <w:start w:val="1"/>
      <w:numFmt w:val="lowerRoman"/>
      <w:lvlText w:val="%9."/>
      <w:lvlJc w:val="right"/>
      <w:pPr>
        <w:ind w:left="6485" w:hanging="180"/>
      </w:pPr>
    </w:lvl>
  </w:abstractNum>
  <w:abstractNum w:abstractNumId="1" w15:restartNumberingAfterBreak="0">
    <w:nsid w:val="186E6C55"/>
    <w:multiLevelType w:val="hybridMultilevel"/>
    <w:tmpl w:val="B4AA694E"/>
    <w:lvl w:ilvl="0" w:tplc="C7D003C8">
      <w:start w:val="1"/>
      <w:numFmt w:val="bullet"/>
      <w:lvlText w:val="–"/>
      <w:lvlJc w:val="left"/>
      <w:pPr>
        <w:ind w:left="1070" w:hanging="360"/>
      </w:pPr>
      <w:rPr>
        <w:rFonts w:ascii="PragmaticaKMM" w:hAnsi="PragmaticaKMM"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 w15:restartNumberingAfterBreak="0">
    <w:nsid w:val="29140D81"/>
    <w:multiLevelType w:val="multilevel"/>
    <w:tmpl w:val="D8664C06"/>
    <w:lvl w:ilvl="0">
      <w:start w:val="1"/>
      <w:numFmt w:val="decimal"/>
      <w:lvlText w:val="%1."/>
      <w:lvlJc w:val="left"/>
      <w:pPr>
        <w:tabs>
          <w:tab w:val="num" w:pos="1429"/>
        </w:tabs>
        <w:ind w:left="1429" w:hanging="360"/>
      </w:pPr>
      <w:rPr>
        <w:rFonts w:hint="default"/>
        <w:sz w:val="28"/>
        <w:szCs w:val="28"/>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3" w15:restartNumberingAfterBreak="0">
    <w:nsid w:val="309D34F3"/>
    <w:multiLevelType w:val="hybridMultilevel"/>
    <w:tmpl w:val="3A82D7EA"/>
    <w:lvl w:ilvl="0" w:tplc="6CFEE42A">
      <w:start w:val="1"/>
      <w:numFmt w:val="decimal"/>
      <w:lvlText w:val="%1)"/>
      <w:lvlJc w:val="left"/>
      <w:pPr>
        <w:ind w:left="3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B1C55EF"/>
    <w:multiLevelType w:val="hybridMultilevel"/>
    <w:tmpl w:val="2534A7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69F4104F"/>
    <w:multiLevelType w:val="hybridMultilevel"/>
    <w:tmpl w:val="AE766E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A3C41E1"/>
    <w:multiLevelType w:val="hybridMultilevel"/>
    <w:tmpl w:val="B41E9B3E"/>
    <w:lvl w:ilvl="0" w:tplc="6CFEE42A">
      <w:start w:val="1"/>
      <w:numFmt w:val="decimal"/>
      <w:lvlText w:val="%1)"/>
      <w:lvlJc w:val="left"/>
      <w:pPr>
        <w:ind w:left="365" w:hanging="360"/>
      </w:pPr>
      <w:rPr>
        <w:rFonts w:hint="default"/>
      </w:rPr>
    </w:lvl>
    <w:lvl w:ilvl="1" w:tplc="04190019" w:tentative="1">
      <w:start w:val="1"/>
      <w:numFmt w:val="lowerLetter"/>
      <w:lvlText w:val="%2."/>
      <w:lvlJc w:val="left"/>
      <w:pPr>
        <w:ind w:left="1085" w:hanging="360"/>
      </w:pPr>
    </w:lvl>
    <w:lvl w:ilvl="2" w:tplc="0419001B" w:tentative="1">
      <w:start w:val="1"/>
      <w:numFmt w:val="lowerRoman"/>
      <w:lvlText w:val="%3."/>
      <w:lvlJc w:val="right"/>
      <w:pPr>
        <w:ind w:left="1805" w:hanging="180"/>
      </w:pPr>
    </w:lvl>
    <w:lvl w:ilvl="3" w:tplc="0419000F" w:tentative="1">
      <w:start w:val="1"/>
      <w:numFmt w:val="decimal"/>
      <w:lvlText w:val="%4."/>
      <w:lvlJc w:val="left"/>
      <w:pPr>
        <w:ind w:left="2525" w:hanging="360"/>
      </w:pPr>
    </w:lvl>
    <w:lvl w:ilvl="4" w:tplc="04190019" w:tentative="1">
      <w:start w:val="1"/>
      <w:numFmt w:val="lowerLetter"/>
      <w:lvlText w:val="%5."/>
      <w:lvlJc w:val="left"/>
      <w:pPr>
        <w:ind w:left="3245" w:hanging="360"/>
      </w:pPr>
    </w:lvl>
    <w:lvl w:ilvl="5" w:tplc="0419001B" w:tentative="1">
      <w:start w:val="1"/>
      <w:numFmt w:val="lowerRoman"/>
      <w:lvlText w:val="%6."/>
      <w:lvlJc w:val="right"/>
      <w:pPr>
        <w:ind w:left="3965" w:hanging="180"/>
      </w:pPr>
    </w:lvl>
    <w:lvl w:ilvl="6" w:tplc="0419000F" w:tentative="1">
      <w:start w:val="1"/>
      <w:numFmt w:val="decimal"/>
      <w:lvlText w:val="%7."/>
      <w:lvlJc w:val="left"/>
      <w:pPr>
        <w:ind w:left="4685" w:hanging="360"/>
      </w:pPr>
    </w:lvl>
    <w:lvl w:ilvl="7" w:tplc="04190019" w:tentative="1">
      <w:start w:val="1"/>
      <w:numFmt w:val="lowerLetter"/>
      <w:lvlText w:val="%8."/>
      <w:lvlJc w:val="left"/>
      <w:pPr>
        <w:ind w:left="5405" w:hanging="360"/>
      </w:pPr>
    </w:lvl>
    <w:lvl w:ilvl="8" w:tplc="0419001B" w:tentative="1">
      <w:start w:val="1"/>
      <w:numFmt w:val="lowerRoman"/>
      <w:lvlText w:val="%9."/>
      <w:lvlJc w:val="right"/>
      <w:pPr>
        <w:ind w:left="6125" w:hanging="180"/>
      </w:pPr>
    </w:lvl>
  </w:abstractNum>
  <w:abstractNum w:abstractNumId="7" w15:restartNumberingAfterBreak="0">
    <w:nsid w:val="7CAC2521"/>
    <w:multiLevelType w:val="hybridMultilevel"/>
    <w:tmpl w:val="3F448C9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6"/>
  </w:num>
  <w:num w:numId="3">
    <w:abstractNumId w:val="3"/>
  </w:num>
  <w:num w:numId="4">
    <w:abstractNumId w:val="1"/>
  </w:num>
  <w:num w:numId="5">
    <w:abstractNumId w:val="5"/>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32F"/>
    <w:rsid w:val="00070ED9"/>
    <w:rsid w:val="00076B5F"/>
    <w:rsid w:val="00077AF3"/>
    <w:rsid w:val="000B2C68"/>
    <w:rsid w:val="000D15F6"/>
    <w:rsid w:val="0010376E"/>
    <w:rsid w:val="00112F0F"/>
    <w:rsid w:val="00126815"/>
    <w:rsid w:val="00135D6D"/>
    <w:rsid w:val="0018234A"/>
    <w:rsid w:val="001D36E1"/>
    <w:rsid w:val="001E4C3D"/>
    <w:rsid w:val="00210D18"/>
    <w:rsid w:val="002343DC"/>
    <w:rsid w:val="002A0C04"/>
    <w:rsid w:val="002D1817"/>
    <w:rsid w:val="002E364B"/>
    <w:rsid w:val="002F7618"/>
    <w:rsid w:val="003954C6"/>
    <w:rsid w:val="003C651D"/>
    <w:rsid w:val="003F747B"/>
    <w:rsid w:val="004043FB"/>
    <w:rsid w:val="00484BCD"/>
    <w:rsid w:val="004C6EBA"/>
    <w:rsid w:val="0050243E"/>
    <w:rsid w:val="00513B20"/>
    <w:rsid w:val="005A2314"/>
    <w:rsid w:val="005A4C8A"/>
    <w:rsid w:val="005D5E0D"/>
    <w:rsid w:val="005F21A8"/>
    <w:rsid w:val="00603A38"/>
    <w:rsid w:val="00604B2B"/>
    <w:rsid w:val="00606882"/>
    <w:rsid w:val="006220F8"/>
    <w:rsid w:val="00681BBD"/>
    <w:rsid w:val="00693353"/>
    <w:rsid w:val="006A4B85"/>
    <w:rsid w:val="006C24F4"/>
    <w:rsid w:val="006D290E"/>
    <w:rsid w:val="00742E90"/>
    <w:rsid w:val="00752525"/>
    <w:rsid w:val="00756263"/>
    <w:rsid w:val="0079137A"/>
    <w:rsid w:val="007F21CC"/>
    <w:rsid w:val="00810554"/>
    <w:rsid w:val="0083732F"/>
    <w:rsid w:val="00847780"/>
    <w:rsid w:val="008A7621"/>
    <w:rsid w:val="008D766D"/>
    <w:rsid w:val="009819D1"/>
    <w:rsid w:val="0098471C"/>
    <w:rsid w:val="00A0186F"/>
    <w:rsid w:val="00A1754E"/>
    <w:rsid w:val="00A34C56"/>
    <w:rsid w:val="00A65E80"/>
    <w:rsid w:val="00AB2D96"/>
    <w:rsid w:val="00B41191"/>
    <w:rsid w:val="00CF2233"/>
    <w:rsid w:val="00D160EA"/>
    <w:rsid w:val="00D31014"/>
    <w:rsid w:val="00D8087D"/>
    <w:rsid w:val="00E02943"/>
    <w:rsid w:val="00E223B6"/>
    <w:rsid w:val="00E62614"/>
    <w:rsid w:val="00F00419"/>
    <w:rsid w:val="00FA16E7"/>
    <w:rsid w:val="00FC5481"/>
    <w:rsid w:val="00FD4E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D5735"/>
  <w15:chartTrackingRefBased/>
  <w15:docId w15:val="{E15EB573-2FCE-43A3-B35A-D7A45C37C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1817"/>
    <w:pPr>
      <w:spacing w:after="5" w:line="248" w:lineRule="auto"/>
      <w:ind w:right="680" w:firstLine="5"/>
      <w:jc w:val="both"/>
    </w:pPr>
    <w:rPr>
      <w:rFonts w:ascii="Times New Roman" w:eastAsia="Times New Roman" w:hAnsi="Times New Roman" w:cs="Times New Roman"/>
      <w:color w:val="000000"/>
      <w:sz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C5481"/>
    <w:rPr>
      <w:color w:val="0563C1" w:themeColor="hyperlink"/>
      <w:u w:val="single"/>
    </w:rPr>
  </w:style>
  <w:style w:type="character" w:styleId="a4">
    <w:name w:val="Unresolved Mention"/>
    <w:basedOn w:val="a0"/>
    <w:uiPriority w:val="99"/>
    <w:semiHidden/>
    <w:unhideWhenUsed/>
    <w:rsid w:val="00FC5481"/>
    <w:rPr>
      <w:color w:val="605E5C"/>
      <w:shd w:val="clear" w:color="auto" w:fill="E1DFDD"/>
    </w:rPr>
  </w:style>
  <w:style w:type="character" w:styleId="a5">
    <w:name w:val="FollowedHyperlink"/>
    <w:basedOn w:val="a0"/>
    <w:uiPriority w:val="99"/>
    <w:semiHidden/>
    <w:unhideWhenUsed/>
    <w:rsid w:val="00FC5481"/>
    <w:rPr>
      <w:color w:val="954F72" w:themeColor="followedHyperlink"/>
      <w:u w:val="single"/>
    </w:rPr>
  </w:style>
  <w:style w:type="paragraph" w:styleId="a6">
    <w:name w:val="List Paragraph"/>
    <w:basedOn w:val="a"/>
    <w:uiPriority w:val="34"/>
    <w:qFormat/>
    <w:rsid w:val="00234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014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kaggle.com/datasets/ananthu017/emotion-detection-fer" TargetMode="External"/><Relationship Id="rId25" Type="http://schemas.openxmlformats.org/officeDocument/2006/relationships/hyperlink" Target="https://drive.google.com/file/d/1H7RrnSWBd5W0aZKeA3InBjl_UA9HK4Ca/view?usp=sharing"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ocs.djangoproject.com/en/4.2/" TargetMode="Externa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hyperlink" Target="https://www.kaggle.com/datasets/ananthu017/emotion-detection-fer" TargetMode="External"/><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2981</Words>
  <Characters>16996</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Бронникова Наталья Ивановна</dc:creator>
  <cp:keywords/>
  <dc:description/>
  <cp:lastModifiedBy>Вадим Максимов</cp:lastModifiedBy>
  <cp:revision>2</cp:revision>
  <dcterms:created xsi:type="dcterms:W3CDTF">2023-06-01T08:38:00Z</dcterms:created>
  <dcterms:modified xsi:type="dcterms:W3CDTF">2023-06-01T08:38:00Z</dcterms:modified>
</cp:coreProperties>
</file>